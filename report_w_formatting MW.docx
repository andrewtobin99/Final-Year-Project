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E0BB8D" w14:textId="77777777" w:rsidR="001B3967" w:rsidRDefault="00051F4B">
      <w:pPr>
        <w:pStyle w:val="BodyText"/>
        <w:ind w:left="2678"/>
        <w:rPr>
          <w:rFonts w:ascii="Times New Roman" w:hAnsi="Times New Roman"/>
        </w:rPr>
      </w:pPr>
      <w:r>
        <w:rPr>
          <w:noProof/>
        </w:rPr>
        <mc:AlternateContent>
          <mc:Choice Requires="wpg">
            <w:drawing>
              <wp:anchor distT="0" distB="0" distL="0" distR="0" simplePos="0" relativeHeight="251592192" behindDoc="1" locked="0" layoutInCell="1" allowOverlap="1" wp14:anchorId="6E43384C" wp14:editId="23D3B080">
                <wp:simplePos x="0" y="0"/>
                <wp:positionH relativeFrom="page">
                  <wp:posOffset>764540</wp:posOffset>
                </wp:positionH>
                <wp:positionV relativeFrom="page">
                  <wp:posOffset>520700</wp:posOffset>
                </wp:positionV>
                <wp:extent cx="701040" cy="9236710"/>
                <wp:effectExtent l="0" t="0" r="0" b="0"/>
                <wp:wrapNone/>
                <wp:docPr id="1" name="Image1"/>
                <wp:cNvGraphicFramePr/>
                <a:graphic xmlns:a="http://schemas.openxmlformats.org/drawingml/2006/main">
                  <a:graphicData uri="http://schemas.microsoft.com/office/word/2010/wordprocessingGroup">
                    <wpg:wgp>
                      <wpg:cNvGrpSpPr/>
                      <wpg:grpSpPr>
                        <a:xfrm>
                          <a:off x="0" y="0"/>
                          <a:ext cx="700560" cy="9236160"/>
                          <a:chOff x="0" y="0"/>
                          <a:chExt cx="0" cy="0"/>
                        </a:xfrm>
                      </wpg:grpSpPr>
                      <wps:wsp>
                        <wps:cNvPr id="2" name="Rectangle 2"/>
                        <wps:cNvSpPr/>
                        <wps:spPr>
                          <a:xfrm>
                            <a:off x="1440" y="0"/>
                            <a:ext cx="699120" cy="9236160"/>
                          </a:xfrm>
                          <a:prstGeom prst="rect">
                            <a:avLst/>
                          </a:prstGeom>
                          <a:solidFill>
                            <a:srgbClr val="2D74B5"/>
                          </a:solidFill>
                          <a:ln>
                            <a:noFill/>
                          </a:ln>
                        </wps:spPr>
                        <wps:style>
                          <a:lnRef idx="0">
                            <a:scrgbClr r="0" g="0" b="0"/>
                          </a:lnRef>
                          <a:fillRef idx="0">
                            <a:scrgbClr r="0" g="0" b="0"/>
                          </a:fillRef>
                          <a:effectRef idx="0">
                            <a:scrgbClr r="0" g="0" b="0"/>
                          </a:effectRef>
                          <a:fontRef idx="minor"/>
                        </wps:style>
                        <wps:bodyPr/>
                      </wps:wsp>
                      <wps:wsp>
                        <wps:cNvPr id="3" name="Rectangle 3"/>
                        <wps:cNvSpPr/>
                        <wps:spPr>
                          <a:xfrm>
                            <a:off x="0" y="0"/>
                            <a:ext cx="700560" cy="9236160"/>
                          </a:xfrm>
                          <a:prstGeom prst="rect">
                            <a:avLst/>
                          </a:prstGeom>
                          <a:noFill/>
                          <a:ln w="9000">
                            <a:solidFill>
                              <a:srgbClr val="0F233D"/>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596676C4" id="Image1" o:spid="_x0000_s1026" style="position:absolute;margin-left:60.2pt;margin-top:41pt;width:55.2pt;height:727.3pt;z-index:-251724288;mso-wrap-distance-left:0;mso-wrap-distance-right:0;mso-position-horizontal-relative:page;mso-position-vertic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">
                <v:rect id="Rectangle 2" o:spid="_x0000_s1027" style="position:absolute;left:1440;width:699120;height:923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" fillcolor="#2d74b5" stroked="f"/>
                <v:rect id="Rectangle 3" o:spid="_x0000_s1028" style="position:absolute;width:700560;height:9236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" filled="f" strokecolor="#0f233d" strokeweight=".25mm">
                  <v:stroke joinstyle="round"/>
                </v:rect>
                <w10:wrap anchorx="page" anchory="page"/>
              </v:group>
            </w:pict>
          </mc:Fallback>
        </mc:AlternateContent>
      </w:r>
      <w:r>
        <w:rPr>
          <w:noProof/>
        </w:rPr>
        <w:drawing>
          <wp:inline distT="0" distB="0" distL="0" distR="0" wp14:anchorId="0B26DFC4" wp14:editId="6D631DB2">
            <wp:extent cx="4526280" cy="1551305"/>
            <wp:effectExtent l="0" t="0" r="0" b="0"/>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a:picLocks noChangeAspect="1" noChangeArrowheads="1"/>
                    </pic:cNvPicPr>
                  </pic:nvPicPr>
                  <pic:blipFill>
                    <a:blip r:embed="rId8"/>
                    <a:stretch>
                      <a:fillRect/>
                    </a:stretch>
                  </pic:blipFill>
                  <pic:spPr bwMode="auto">
                    <a:xfrm>
                      <a:off x="0" y="0"/>
                      <a:ext cx="4526280" cy="1551305"/>
                    </a:xfrm>
                    <a:prstGeom prst="rect">
                      <a:avLst/>
                    </a:prstGeom>
                  </pic:spPr>
                </pic:pic>
              </a:graphicData>
            </a:graphic>
          </wp:inline>
        </w:drawing>
      </w:r>
    </w:p>
    <w:p w14:paraId="588803C3" w14:textId="77777777" w:rsidR="001B3967" w:rsidRDefault="001B3967">
      <w:pPr>
        <w:pStyle w:val="BodyText"/>
        <w:rPr>
          <w:rFonts w:ascii="Times New Roman" w:hAnsi="Times New Roman"/>
        </w:rPr>
      </w:pPr>
    </w:p>
    <w:p w14:paraId="75052D1F" w14:textId="77777777" w:rsidR="001B3967" w:rsidRDefault="001B3967">
      <w:pPr>
        <w:pStyle w:val="BodyText"/>
        <w:spacing w:before="1"/>
        <w:rPr>
          <w:rFonts w:ascii="Times New Roman" w:hAnsi="Times New Roman"/>
          <w:sz w:val="16"/>
        </w:rPr>
      </w:pPr>
    </w:p>
    <w:p w14:paraId="62A103EF" w14:textId="77777777" w:rsidR="001B3967" w:rsidRDefault="00051F4B">
      <w:pPr>
        <w:pStyle w:val="Title"/>
        <w:spacing w:before="101"/>
        <w:ind w:left="3175" w:right="1905"/>
      </w:pPr>
      <w:r>
        <w:rPr>
          <w:color w:val="3B3838"/>
        </w:rPr>
        <w:t>Management</w:t>
      </w:r>
      <w:r>
        <w:rPr>
          <w:color w:val="3B3838"/>
          <w:spacing w:val="2"/>
        </w:rPr>
        <w:t xml:space="preserve"> </w:t>
      </w:r>
      <w:r>
        <w:rPr>
          <w:color w:val="3B3838"/>
        </w:rPr>
        <w:t>Science</w:t>
      </w:r>
      <w:r>
        <w:rPr>
          <w:color w:val="3B3838"/>
          <w:spacing w:val="-1"/>
        </w:rPr>
        <w:t xml:space="preserve"> </w:t>
      </w:r>
      <w:r>
        <w:rPr>
          <w:color w:val="3B3838"/>
        </w:rPr>
        <w:t>and</w:t>
      </w:r>
      <w:r>
        <w:rPr>
          <w:color w:val="3B3838"/>
          <w:spacing w:val="1"/>
        </w:rPr>
        <w:t xml:space="preserve"> </w:t>
      </w:r>
      <w:r>
        <w:rPr>
          <w:color w:val="3B3838"/>
        </w:rPr>
        <w:t>Information</w:t>
      </w:r>
      <w:r>
        <w:rPr>
          <w:color w:val="3B3838"/>
          <w:spacing w:val="4"/>
        </w:rPr>
        <w:t xml:space="preserve"> </w:t>
      </w:r>
      <w:r>
        <w:rPr>
          <w:color w:val="3B3838"/>
        </w:rPr>
        <w:t>Systems</w:t>
      </w:r>
      <w:r>
        <w:rPr>
          <w:color w:val="3B3838"/>
          <w:spacing w:val="2"/>
        </w:rPr>
        <w:t xml:space="preserve"> </w:t>
      </w:r>
      <w:r>
        <w:rPr>
          <w:color w:val="3B3838"/>
        </w:rPr>
        <w:t>Studies</w:t>
      </w:r>
    </w:p>
    <w:p w14:paraId="5620C376" w14:textId="77777777" w:rsidR="001B3967" w:rsidRDefault="001B3967">
      <w:pPr>
        <w:pStyle w:val="BodyText"/>
        <w:spacing w:before="4"/>
        <w:rPr>
          <w:rFonts w:ascii="Cambria" w:hAnsi="Cambria"/>
          <w:b/>
          <w:sz w:val="45"/>
        </w:rPr>
      </w:pPr>
    </w:p>
    <w:p w14:paraId="41F76553" w14:textId="77777777" w:rsidR="001B3967" w:rsidRDefault="00051F4B">
      <w:pPr>
        <w:pStyle w:val="Title"/>
        <w:ind w:firstLine="0"/>
      </w:pPr>
      <w:r>
        <w:rPr>
          <w:color w:val="3B3838"/>
        </w:rPr>
        <w:t>Final Year</w:t>
      </w:r>
      <w:r>
        <w:rPr>
          <w:color w:val="3B3838"/>
          <w:spacing w:val="3"/>
        </w:rPr>
        <w:t xml:space="preserve"> </w:t>
      </w:r>
      <w:r>
        <w:rPr>
          <w:color w:val="3B3838"/>
        </w:rPr>
        <w:t>Project</w:t>
      </w:r>
      <w:r>
        <w:rPr>
          <w:color w:val="3B3838"/>
          <w:spacing w:val="2"/>
        </w:rPr>
        <w:t xml:space="preserve"> </w:t>
      </w:r>
      <w:r>
        <w:rPr>
          <w:color w:val="3B3838"/>
        </w:rPr>
        <w:t>Report</w:t>
      </w:r>
    </w:p>
    <w:p w14:paraId="4AF70ABA" w14:textId="77777777" w:rsidR="001B3967" w:rsidRDefault="001B3967">
      <w:pPr>
        <w:pStyle w:val="BodyText"/>
        <w:rPr>
          <w:rFonts w:ascii="Cambria" w:hAnsi="Cambria"/>
          <w:b/>
        </w:rPr>
      </w:pPr>
    </w:p>
    <w:p w14:paraId="026358CA" w14:textId="77777777" w:rsidR="001B3967" w:rsidRDefault="001B3967">
      <w:pPr>
        <w:pStyle w:val="BodyText"/>
        <w:rPr>
          <w:rFonts w:ascii="Cambria" w:hAnsi="Cambria"/>
          <w:b/>
        </w:rPr>
      </w:pPr>
    </w:p>
    <w:p w14:paraId="38520158" w14:textId="77777777" w:rsidR="001B3967" w:rsidRDefault="00051F4B">
      <w:pPr>
        <w:pStyle w:val="BodyText"/>
        <w:spacing w:before="2"/>
        <w:rPr>
          <w:rFonts w:ascii="Cambria" w:hAnsi="Cambria"/>
          <w:b/>
          <w:sz w:val="16"/>
        </w:rPr>
      </w:pPr>
      <w:r>
        <w:rPr>
          <w:rFonts w:ascii="Cambria" w:hAnsi="Cambria"/>
          <w:b/>
          <w:noProof/>
          <w:sz w:val="16"/>
        </w:rPr>
        <w:drawing>
          <wp:anchor distT="0" distB="0" distL="0" distR="0" simplePos="0" relativeHeight="251581952" behindDoc="0" locked="0" layoutInCell="1" allowOverlap="1" wp14:anchorId="0E77180C" wp14:editId="09E24ADF">
            <wp:simplePos x="0" y="0"/>
            <wp:positionH relativeFrom="page">
              <wp:posOffset>2999105</wp:posOffset>
            </wp:positionH>
            <wp:positionV relativeFrom="paragraph">
              <wp:posOffset>135890</wp:posOffset>
            </wp:positionV>
            <wp:extent cx="2679065" cy="2258695"/>
            <wp:effectExtent l="0" t="0" r="0" b="0"/>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noChangeArrowheads="1"/>
                    </pic:cNvPicPr>
                  </pic:nvPicPr>
                  <pic:blipFill>
                    <a:blip r:embed="rId9"/>
                    <a:stretch>
                      <a:fillRect/>
                    </a:stretch>
                  </pic:blipFill>
                  <pic:spPr bwMode="auto">
                    <a:xfrm>
                      <a:off x="0" y="0"/>
                      <a:ext cx="2679065" cy="2258695"/>
                    </a:xfrm>
                    <a:prstGeom prst="rect">
                      <a:avLst/>
                    </a:prstGeom>
                  </pic:spPr>
                </pic:pic>
              </a:graphicData>
            </a:graphic>
          </wp:anchor>
        </w:drawing>
      </w:r>
    </w:p>
    <w:p w14:paraId="3D0A5D25" w14:textId="77777777" w:rsidR="001B3967" w:rsidRDefault="001B3967">
      <w:pPr>
        <w:pStyle w:val="BodyText"/>
        <w:spacing w:before="4"/>
        <w:rPr>
          <w:rFonts w:ascii="Cambria" w:hAnsi="Cambria"/>
          <w:b/>
          <w:sz w:val="25"/>
        </w:rPr>
      </w:pPr>
    </w:p>
    <w:p w14:paraId="51A42C8E" w14:textId="0DD79635" w:rsidR="001B3967" w:rsidRDefault="00D966A3">
      <w:pPr>
        <w:spacing w:before="101"/>
        <w:ind w:left="3571" w:right="2299" w:firstLine="995"/>
        <w:rPr>
          <w:color w:val="000000"/>
        </w:rPr>
      </w:pPr>
      <w:r>
        <w:rPr>
          <w:rFonts w:ascii="Cambria" w:hAnsi="Cambria"/>
          <w:b/>
          <w:i/>
          <w:color w:val="000000"/>
          <w:sz w:val="45"/>
        </w:rPr>
        <w:t>Creation of an Automated Valuation Model</w:t>
      </w:r>
    </w:p>
    <w:p w14:paraId="224E34CE" w14:textId="77777777" w:rsidR="001B3967" w:rsidRDefault="001B3967">
      <w:pPr>
        <w:pStyle w:val="BodyText"/>
        <w:rPr>
          <w:rFonts w:ascii="Cambria" w:hAnsi="Cambria"/>
          <w:b/>
          <w:i/>
          <w:sz w:val="52"/>
        </w:rPr>
      </w:pPr>
    </w:p>
    <w:p w14:paraId="2D4C87EC" w14:textId="77777777" w:rsidR="001B3967" w:rsidRDefault="001B3967">
      <w:pPr>
        <w:pStyle w:val="BodyText"/>
        <w:rPr>
          <w:rFonts w:ascii="Cambria" w:hAnsi="Cambria"/>
          <w:b/>
          <w:i/>
          <w:sz w:val="52"/>
        </w:rPr>
      </w:pPr>
    </w:p>
    <w:p w14:paraId="6C072E57" w14:textId="77777777" w:rsidR="001B3967" w:rsidRDefault="001B3967">
      <w:pPr>
        <w:pStyle w:val="BodyText"/>
        <w:spacing w:before="8"/>
        <w:rPr>
          <w:rFonts w:ascii="Cambria" w:hAnsi="Cambria"/>
          <w:b/>
          <w:i/>
          <w:sz w:val="53"/>
        </w:rPr>
      </w:pPr>
    </w:p>
    <w:p w14:paraId="6A89B5FD" w14:textId="269DEBE5" w:rsidR="001B3967" w:rsidRDefault="00D966A3">
      <w:pPr>
        <w:tabs>
          <w:tab w:val="left" w:pos="6658"/>
        </w:tabs>
        <w:ind w:left="955"/>
        <w:jc w:val="center"/>
        <w:rPr>
          <w:rFonts w:ascii="Cambria" w:hAnsi="Cambria"/>
          <w:i/>
          <w:sz w:val="45"/>
        </w:rPr>
        <w:sectPr w:rsidR="001B3967">
          <w:pgSz w:w="12240" w:h="15840"/>
          <w:pgMar w:top="680" w:right="620" w:bottom="280" w:left="600" w:header="0" w:footer="0" w:gutter="0"/>
          <w:cols w:space="720"/>
          <w:formProt w:val="0"/>
          <w:docGrid w:linePitch="100"/>
        </w:sectPr>
      </w:pPr>
      <w:r>
        <w:rPr>
          <w:rFonts w:ascii="Cambria" w:hAnsi="Cambria"/>
          <w:i/>
          <w:color w:val="000000"/>
          <w:sz w:val="45"/>
        </w:rPr>
        <w:t>Andr</w:t>
      </w:r>
      <w:r w:rsidR="00051F4B">
        <w:rPr>
          <w:rFonts w:ascii="Cambria" w:hAnsi="Cambria"/>
          <w:i/>
          <w:color w:val="000000"/>
          <w:sz w:val="45"/>
        </w:rPr>
        <w:t>e</w:t>
      </w:r>
      <w:r>
        <w:rPr>
          <w:rFonts w:ascii="Cambria" w:hAnsi="Cambria"/>
          <w:i/>
          <w:color w:val="000000"/>
          <w:sz w:val="45"/>
        </w:rPr>
        <w:t>w</w:t>
      </w:r>
      <w:r w:rsidR="00051F4B">
        <w:rPr>
          <w:rFonts w:ascii="Cambria" w:hAnsi="Cambria"/>
          <w:i/>
          <w:color w:val="000000"/>
          <w:sz w:val="45"/>
        </w:rPr>
        <w:t xml:space="preserve"> </w:t>
      </w:r>
      <w:r>
        <w:rPr>
          <w:rFonts w:ascii="Cambria" w:hAnsi="Cambria"/>
          <w:i/>
          <w:color w:val="000000"/>
          <w:sz w:val="45"/>
        </w:rPr>
        <w:t>Tobin</w:t>
      </w:r>
      <w:r w:rsidR="00051F4B">
        <w:rPr>
          <w:rFonts w:ascii="Cambria" w:hAnsi="Cambria"/>
          <w:i/>
          <w:color w:val="3B3838"/>
          <w:sz w:val="45"/>
        </w:rPr>
        <w:tab/>
        <w:t>April 2022</w:t>
      </w:r>
    </w:p>
    <w:p w14:paraId="4017AAD0" w14:textId="77777777" w:rsidR="001B3967" w:rsidRDefault="00051F4B">
      <w:pPr>
        <w:spacing w:before="65"/>
        <w:ind w:left="1260"/>
        <w:rPr>
          <w:b/>
          <w:sz w:val="26"/>
        </w:rPr>
      </w:pPr>
      <w:r>
        <w:rPr>
          <w:b/>
          <w:sz w:val="26"/>
        </w:rPr>
        <w:lastRenderedPageBreak/>
        <w:t>TRINITY</w:t>
      </w:r>
      <w:r>
        <w:rPr>
          <w:b/>
          <w:spacing w:val="8"/>
          <w:sz w:val="26"/>
        </w:rPr>
        <w:t xml:space="preserve"> </w:t>
      </w:r>
      <w:r>
        <w:rPr>
          <w:b/>
          <w:sz w:val="26"/>
        </w:rPr>
        <w:t>COLLEGE</w:t>
      </w:r>
      <w:r>
        <w:rPr>
          <w:b/>
          <w:spacing w:val="10"/>
          <w:sz w:val="26"/>
        </w:rPr>
        <w:t xml:space="preserve"> </w:t>
      </w:r>
      <w:r>
        <w:rPr>
          <w:b/>
          <w:sz w:val="26"/>
        </w:rPr>
        <w:t>DUBLIN</w:t>
      </w:r>
    </w:p>
    <w:p w14:paraId="6700C9B9" w14:textId="77777777" w:rsidR="001B3967" w:rsidRDefault="00051F4B">
      <w:pPr>
        <w:spacing w:before="133" w:line="348" w:lineRule="auto"/>
        <w:ind w:left="1269" w:right="2834"/>
        <w:rPr>
          <w:b/>
          <w:sz w:val="26"/>
        </w:rPr>
      </w:pPr>
      <w:r>
        <w:rPr>
          <w:b/>
          <w:sz w:val="26"/>
        </w:rPr>
        <w:t>Management</w:t>
      </w:r>
      <w:r>
        <w:rPr>
          <w:b/>
          <w:spacing w:val="11"/>
          <w:sz w:val="26"/>
        </w:rPr>
        <w:t xml:space="preserve"> </w:t>
      </w:r>
      <w:r>
        <w:rPr>
          <w:b/>
          <w:sz w:val="26"/>
        </w:rPr>
        <w:t>Science</w:t>
      </w:r>
      <w:r>
        <w:rPr>
          <w:b/>
          <w:spacing w:val="13"/>
          <w:sz w:val="26"/>
        </w:rPr>
        <w:t xml:space="preserve"> </w:t>
      </w:r>
      <w:r>
        <w:rPr>
          <w:b/>
          <w:sz w:val="26"/>
        </w:rPr>
        <w:t>and</w:t>
      </w:r>
      <w:r>
        <w:rPr>
          <w:b/>
          <w:spacing w:val="11"/>
          <w:sz w:val="26"/>
        </w:rPr>
        <w:t xml:space="preserve"> </w:t>
      </w:r>
      <w:r>
        <w:rPr>
          <w:b/>
          <w:sz w:val="26"/>
        </w:rPr>
        <w:t>Information</w:t>
      </w:r>
      <w:r>
        <w:rPr>
          <w:b/>
          <w:spacing w:val="14"/>
          <w:sz w:val="26"/>
        </w:rPr>
        <w:t xml:space="preserve"> </w:t>
      </w:r>
      <w:r>
        <w:rPr>
          <w:b/>
          <w:sz w:val="26"/>
        </w:rPr>
        <w:t>Systems</w:t>
      </w:r>
      <w:r>
        <w:rPr>
          <w:b/>
          <w:spacing w:val="13"/>
          <w:sz w:val="26"/>
        </w:rPr>
        <w:t xml:space="preserve"> </w:t>
      </w:r>
      <w:r>
        <w:rPr>
          <w:b/>
          <w:sz w:val="26"/>
        </w:rPr>
        <w:t>Studies</w:t>
      </w:r>
      <w:r>
        <w:rPr>
          <w:b/>
          <w:spacing w:val="-70"/>
          <w:sz w:val="26"/>
        </w:rPr>
        <w:t xml:space="preserve"> </w:t>
      </w:r>
      <w:r>
        <w:rPr>
          <w:b/>
          <w:sz w:val="26"/>
        </w:rPr>
        <w:t>Project</w:t>
      </w:r>
      <w:r>
        <w:rPr>
          <w:b/>
          <w:spacing w:val="-5"/>
          <w:sz w:val="26"/>
        </w:rPr>
        <w:t xml:space="preserve"> </w:t>
      </w:r>
      <w:r>
        <w:rPr>
          <w:b/>
          <w:sz w:val="26"/>
        </w:rPr>
        <w:t>Report</w:t>
      </w:r>
    </w:p>
    <w:p w14:paraId="2447A815" w14:textId="77777777" w:rsidR="001B3967" w:rsidRDefault="001B3967">
      <w:pPr>
        <w:pStyle w:val="BodyText"/>
        <w:rPr>
          <w:b/>
          <w:sz w:val="28"/>
        </w:rPr>
      </w:pPr>
    </w:p>
    <w:p w14:paraId="6C07FA5A" w14:textId="77777777" w:rsidR="001B3967" w:rsidRDefault="001B3967">
      <w:pPr>
        <w:pStyle w:val="BodyText"/>
        <w:rPr>
          <w:b/>
          <w:sz w:val="28"/>
        </w:rPr>
      </w:pPr>
    </w:p>
    <w:p w14:paraId="091C4EE7" w14:textId="77777777" w:rsidR="001B3967" w:rsidRDefault="001B3967">
      <w:pPr>
        <w:pStyle w:val="BodyText"/>
        <w:rPr>
          <w:b/>
          <w:sz w:val="28"/>
        </w:rPr>
      </w:pPr>
    </w:p>
    <w:p w14:paraId="1E0B9F4E" w14:textId="77777777" w:rsidR="001B3967" w:rsidRDefault="001B3967">
      <w:pPr>
        <w:pStyle w:val="BodyText"/>
        <w:rPr>
          <w:b/>
          <w:sz w:val="28"/>
        </w:rPr>
      </w:pPr>
    </w:p>
    <w:p w14:paraId="3EEB2D55" w14:textId="77777777" w:rsidR="001B3967" w:rsidRDefault="001B3967">
      <w:pPr>
        <w:pStyle w:val="BodyText"/>
        <w:rPr>
          <w:b/>
          <w:sz w:val="28"/>
        </w:rPr>
      </w:pPr>
    </w:p>
    <w:p w14:paraId="5F36DFFB" w14:textId="77777777" w:rsidR="001B3967" w:rsidRDefault="001B3967">
      <w:pPr>
        <w:pStyle w:val="BodyText"/>
        <w:rPr>
          <w:b/>
          <w:sz w:val="28"/>
        </w:rPr>
      </w:pPr>
    </w:p>
    <w:p w14:paraId="573B92AC" w14:textId="77777777" w:rsidR="001B3967" w:rsidRDefault="001B3967">
      <w:pPr>
        <w:pStyle w:val="BodyText"/>
        <w:rPr>
          <w:b/>
          <w:sz w:val="28"/>
        </w:rPr>
      </w:pPr>
    </w:p>
    <w:p w14:paraId="2376BF4E" w14:textId="77777777" w:rsidR="001B3967" w:rsidRDefault="001B3967">
      <w:pPr>
        <w:pStyle w:val="BodyText"/>
        <w:rPr>
          <w:b/>
          <w:sz w:val="28"/>
        </w:rPr>
      </w:pPr>
    </w:p>
    <w:p w14:paraId="1D95DF9E" w14:textId="77777777" w:rsidR="001B3967" w:rsidRDefault="001B3967">
      <w:pPr>
        <w:pStyle w:val="BodyText"/>
        <w:rPr>
          <w:b/>
          <w:sz w:val="28"/>
        </w:rPr>
      </w:pPr>
    </w:p>
    <w:p w14:paraId="19B0606E" w14:textId="77777777" w:rsidR="001B3967" w:rsidRDefault="001B3967">
      <w:pPr>
        <w:pStyle w:val="BodyText"/>
        <w:spacing w:before="9"/>
        <w:rPr>
          <w:b/>
          <w:sz w:val="40"/>
        </w:rPr>
      </w:pPr>
    </w:p>
    <w:p w14:paraId="1E702000" w14:textId="74A8CD0D" w:rsidR="001B3967" w:rsidRDefault="00D966A3">
      <w:pPr>
        <w:pStyle w:val="Heading1"/>
        <w:spacing w:line="259" w:lineRule="auto"/>
        <w:ind w:left="1279"/>
        <w:rPr>
          <w:color w:val="000000"/>
        </w:rPr>
      </w:pPr>
      <w:bookmarkStart w:id="0" w:name="_Toc100576961"/>
      <w:bookmarkStart w:id="1" w:name="_Toc100578327"/>
      <w:bookmarkStart w:id="2" w:name="_Toc100578813"/>
      <w:r>
        <w:rPr>
          <w:color w:val="000000"/>
        </w:rPr>
        <w:t>Creation of an Automated Valuation Model</w:t>
      </w:r>
      <w:bookmarkEnd w:id="0"/>
      <w:bookmarkEnd w:id="1"/>
      <w:bookmarkEnd w:id="2"/>
    </w:p>
    <w:p w14:paraId="4E8850C7" w14:textId="77777777" w:rsidR="001B3967" w:rsidRDefault="001B3967">
      <w:pPr>
        <w:pStyle w:val="BodyText"/>
        <w:spacing w:before="7"/>
        <w:rPr>
          <w:b/>
          <w:sz w:val="44"/>
        </w:rPr>
      </w:pPr>
    </w:p>
    <w:p w14:paraId="5E8FC5A5" w14:textId="77777777" w:rsidR="001B3967" w:rsidRDefault="00051F4B">
      <w:pPr>
        <w:pStyle w:val="Heading2"/>
        <w:ind w:left="1269"/>
      </w:pPr>
      <w:bookmarkStart w:id="3" w:name="_Toc100576962"/>
      <w:bookmarkStart w:id="4" w:name="_Toc100578328"/>
      <w:bookmarkStart w:id="5" w:name="_Toc100578814"/>
      <w:r>
        <w:rPr>
          <w:i/>
        </w:rPr>
        <w:t>April</w:t>
      </w:r>
      <w:r>
        <w:rPr>
          <w:i/>
          <w:spacing w:val="13"/>
        </w:rPr>
        <w:t xml:space="preserve"> </w:t>
      </w:r>
      <w:r>
        <w:rPr>
          <w:i/>
        </w:rPr>
        <w:t>2022</w:t>
      </w:r>
      <w:bookmarkEnd w:id="3"/>
      <w:bookmarkEnd w:id="4"/>
      <w:bookmarkEnd w:id="5"/>
    </w:p>
    <w:p w14:paraId="4C9E4599" w14:textId="77777777" w:rsidR="001B3967" w:rsidRDefault="001B3967">
      <w:pPr>
        <w:pStyle w:val="BodyText"/>
        <w:rPr>
          <w:b/>
          <w:i/>
          <w:sz w:val="42"/>
        </w:rPr>
      </w:pPr>
    </w:p>
    <w:p w14:paraId="6EE0E5AE" w14:textId="77777777" w:rsidR="001B3967" w:rsidRDefault="001B3967">
      <w:pPr>
        <w:pStyle w:val="BodyText"/>
        <w:rPr>
          <w:b/>
          <w:i/>
          <w:sz w:val="42"/>
        </w:rPr>
      </w:pPr>
    </w:p>
    <w:p w14:paraId="44D84204" w14:textId="77777777" w:rsidR="001B3967" w:rsidRDefault="001B3967">
      <w:pPr>
        <w:pStyle w:val="BodyText"/>
        <w:rPr>
          <w:b/>
          <w:i/>
          <w:sz w:val="42"/>
        </w:rPr>
      </w:pPr>
    </w:p>
    <w:p w14:paraId="37696C65" w14:textId="77777777" w:rsidR="001B3967" w:rsidRDefault="001B3967">
      <w:pPr>
        <w:pStyle w:val="BodyText"/>
        <w:rPr>
          <w:b/>
          <w:i/>
          <w:sz w:val="42"/>
        </w:rPr>
      </w:pPr>
    </w:p>
    <w:p w14:paraId="62702978" w14:textId="77777777" w:rsidR="001B3967" w:rsidRDefault="001B3967">
      <w:pPr>
        <w:pStyle w:val="BodyText"/>
        <w:rPr>
          <w:b/>
          <w:i/>
          <w:sz w:val="42"/>
        </w:rPr>
      </w:pPr>
    </w:p>
    <w:p w14:paraId="03F3C514" w14:textId="77777777" w:rsidR="001B3967" w:rsidRDefault="001B3967">
      <w:pPr>
        <w:pStyle w:val="BodyText"/>
        <w:rPr>
          <w:b/>
          <w:i/>
          <w:sz w:val="42"/>
        </w:rPr>
      </w:pPr>
    </w:p>
    <w:p w14:paraId="39DC33A2" w14:textId="77777777" w:rsidR="001B3967" w:rsidRDefault="001B3967">
      <w:pPr>
        <w:pStyle w:val="BodyText"/>
        <w:rPr>
          <w:b/>
          <w:i/>
          <w:sz w:val="42"/>
        </w:rPr>
      </w:pPr>
    </w:p>
    <w:p w14:paraId="4FB59D80" w14:textId="77777777" w:rsidR="001B3967" w:rsidRDefault="001B3967">
      <w:pPr>
        <w:pStyle w:val="BodyText"/>
        <w:rPr>
          <w:b/>
          <w:i/>
          <w:sz w:val="42"/>
        </w:rPr>
      </w:pPr>
    </w:p>
    <w:p w14:paraId="05681491" w14:textId="77777777" w:rsidR="001B3967" w:rsidRDefault="001B3967">
      <w:pPr>
        <w:pStyle w:val="BodyText"/>
        <w:rPr>
          <w:b/>
          <w:i/>
          <w:sz w:val="42"/>
        </w:rPr>
      </w:pPr>
    </w:p>
    <w:p w14:paraId="04E9A2B8" w14:textId="77777777" w:rsidR="001B3967" w:rsidRDefault="001B3967">
      <w:pPr>
        <w:pStyle w:val="BodyText"/>
        <w:rPr>
          <w:b/>
          <w:i/>
          <w:sz w:val="42"/>
        </w:rPr>
      </w:pPr>
    </w:p>
    <w:p w14:paraId="12142E7C" w14:textId="77777777" w:rsidR="001B3967" w:rsidRDefault="001B3967">
      <w:pPr>
        <w:pStyle w:val="BodyText"/>
        <w:rPr>
          <w:b/>
          <w:i/>
          <w:sz w:val="42"/>
        </w:rPr>
      </w:pPr>
    </w:p>
    <w:p w14:paraId="2B480305" w14:textId="77777777" w:rsidR="001B3967" w:rsidRDefault="001B3967">
      <w:pPr>
        <w:pStyle w:val="BodyText"/>
        <w:rPr>
          <w:b/>
          <w:i/>
          <w:sz w:val="42"/>
        </w:rPr>
      </w:pPr>
    </w:p>
    <w:p w14:paraId="04A8A499" w14:textId="77777777" w:rsidR="001B3967" w:rsidRDefault="001B3967">
      <w:pPr>
        <w:pStyle w:val="BodyText"/>
        <w:rPr>
          <w:b/>
          <w:i/>
          <w:sz w:val="42"/>
        </w:rPr>
      </w:pPr>
    </w:p>
    <w:p w14:paraId="54BF2386" w14:textId="77777777" w:rsidR="001B3967" w:rsidRDefault="001B3967">
      <w:pPr>
        <w:pStyle w:val="BodyText"/>
        <w:spacing w:before="3"/>
        <w:rPr>
          <w:b/>
          <w:i/>
          <w:sz w:val="47"/>
        </w:rPr>
      </w:pPr>
    </w:p>
    <w:p w14:paraId="43C2B062" w14:textId="70BB4E39" w:rsidR="001B3967" w:rsidRDefault="00051F4B">
      <w:pPr>
        <w:pStyle w:val="Heading3"/>
        <w:tabs>
          <w:tab w:val="left" w:pos="5759"/>
        </w:tabs>
        <w:ind w:left="1269"/>
      </w:pPr>
      <w:bookmarkStart w:id="6" w:name="_Toc100576963"/>
      <w:bookmarkStart w:id="7" w:name="_Toc100578329"/>
      <w:r>
        <w:t>Prepared</w:t>
      </w:r>
      <w:r>
        <w:rPr>
          <w:spacing w:val="7"/>
        </w:rPr>
        <w:t xml:space="preserve"> </w:t>
      </w:r>
      <w:r>
        <w:t>by:</w:t>
      </w:r>
      <w:r>
        <w:rPr>
          <w:spacing w:val="5"/>
        </w:rPr>
        <w:t xml:space="preserve"> </w:t>
      </w:r>
      <w:r w:rsidR="00D966A3">
        <w:rPr>
          <w:color w:val="000000"/>
          <w:spacing w:val="5"/>
        </w:rPr>
        <w:t>Andrew Tobin</w:t>
      </w:r>
      <w:r>
        <w:tab/>
        <w:t>Supervisor:</w:t>
      </w:r>
      <w:r>
        <w:rPr>
          <w:spacing w:val="8"/>
        </w:rPr>
        <w:t xml:space="preserve"> </w:t>
      </w:r>
      <w:r w:rsidR="00D966A3">
        <w:rPr>
          <w:color w:val="000000"/>
        </w:rPr>
        <w:t xml:space="preserve">Alessio </w:t>
      </w:r>
      <w:proofErr w:type="spellStart"/>
      <w:r w:rsidR="00D966A3">
        <w:rPr>
          <w:color w:val="000000"/>
        </w:rPr>
        <w:t>Benavoli</w:t>
      </w:r>
      <w:bookmarkEnd w:id="6"/>
      <w:bookmarkEnd w:id="7"/>
      <w:proofErr w:type="spellEnd"/>
    </w:p>
    <w:p w14:paraId="1EF57E3D" w14:textId="77777777" w:rsidR="001B3967" w:rsidRDefault="001B3967">
      <w:pPr>
        <w:pStyle w:val="Heading3"/>
        <w:tabs>
          <w:tab w:val="left" w:pos="5759"/>
        </w:tabs>
        <w:ind w:left="1269"/>
      </w:pPr>
    </w:p>
    <w:p w14:paraId="4AF8AD72" w14:textId="77777777" w:rsidR="001B3967" w:rsidRDefault="001B3967">
      <w:pPr>
        <w:pStyle w:val="Heading3"/>
        <w:tabs>
          <w:tab w:val="left" w:pos="5759"/>
        </w:tabs>
        <w:ind w:left="1269"/>
      </w:pPr>
    </w:p>
    <w:p w14:paraId="4122CC99" w14:textId="77777777" w:rsidR="001B3967" w:rsidRDefault="001B3967">
      <w:pPr>
        <w:pStyle w:val="Heading3"/>
        <w:tabs>
          <w:tab w:val="left" w:pos="5759"/>
        </w:tabs>
        <w:ind w:left="1269"/>
      </w:pPr>
    </w:p>
    <w:p w14:paraId="6F0FEFC8" w14:textId="77777777" w:rsidR="001B3967" w:rsidRDefault="001B3967">
      <w:pPr>
        <w:pStyle w:val="Heading3"/>
        <w:tabs>
          <w:tab w:val="left" w:pos="5759"/>
        </w:tabs>
        <w:ind w:left="1269"/>
      </w:pPr>
    </w:p>
    <w:p w14:paraId="516EC291" w14:textId="77777777" w:rsidR="001B3967" w:rsidRDefault="00051F4B">
      <w:pPr>
        <w:pStyle w:val="Heading3"/>
        <w:tabs>
          <w:tab w:val="left" w:pos="5759"/>
        </w:tabs>
        <w:ind w:left="1269"/>
      </w:pPr>
      <w:bookmarkStart w:id="8" w:name="_Toc100576964"/>
      <w:bookmarkStart w:id="9" w:name="_Toc100578330"/>
      <w:r>
        <w:t>Declaration</w:t>
      </w:r>
      <w:bookmarkEnd w:id="8"/>
      <w:bookmarkEnd w:id="9"/>
    </w:p>
    <w:p w14:paraId="212B18B5" w14:textId="77777777" w:rsidR="001B3967" w:rsidRDefault="00051F4B">
      <w:pPr>
        <w:pStyle w:val="BodyText"/>
        <w:spacing w:before="131" w:line="247" w:lineRule="auto"/>
        <w:ind w:left="1260" w:right="1250"/>
        <w:rPr>
          <w:rFonts w:ascii="Cambria" w:hAnsi="Cambria"/>
          <w:sz w:val="45"/>
        </w:rPr>
      </w:pPr>
      <w:r>
        <w:rPr>
          <w:w w:val="105"/>
        </w:rPr>
        <w:t>I</w:t>
      </w:r>
      <w:r>
        <w:rPr>
          <w:spacing w:val="8"/>
          <w:w w:val="105"/>
        </w:rPr>
        <w:t xml:space="preserve"> </w:t>
      </w:r>
      <w:r>
        <w:rPr>
          <w:w w:val="105"/>
        </w:rPr>
        <w:t>declare</w:t>
      </w:r>
      <w:r>
        <w:rPr>
          <w:spacing w:val="3"/>
          <w:w w:val="105"/>
        </w:rPr>
        <w:t xml:space="preserve"> </w:t>
      </w:r>
      <w:r>
        <w:rPr>
          <w:w w:val="105"/>
        </w:rPr>
        <w:t>that</w:t>
      </w:r>
      <w:r>
        <w:rPr>
          <w:spacing w:val="4"/>
          <w:w w:val="105"/>
        </w:rPr>
        <w:t xml:space="preserve"> </w:t>
      </w:r>
      <w:r>
        <w:rPr>
          <w:w w:val="105"/>
        </w:rPr>
        <w:t>the</w:t>
      </w:r>
      <w:r>
        <w:rPr>
          <w:spacing w:val="5"/>
          <w:w w:val="105"/>
        </w:rPr>
        <w:t xml:space="preserve"> </w:t>
      </w:r>
      <w:r>
        <w:rPr>
          <w:w w:val="105"/>
        </w:rPr>
        <w:t>work</w:t>
      </w:r>
      <w:r>
        <w:rPr>
          <w:spacing w:val="6"/>
          <w:w w:val="105"/>
        </w:rPr>
        <w:t xml:space="preserve"> </w:t>
      </w:r>
      <w:r>
        <w:rPr>
          <w:w w:val="105"/>
        </w:rPr>
        <w:t>described</w:t>
      </w:r>
      <w:r>
        <w:rPr>
          <w:spacing w:val="7"/>
          <w:w w:val="105"/>
        </w:rPr>
        <w:t xml:space="preserve"> </w:t>
      </w:r>
      <w:r>
        <w:rPr>
          <w:w w:val="105"/>
        </w:rPr>
        <w:t>in</w:t>
      </w:r>
      <w:r>
        <w:rPr>
          <w:spacing w:val="1"/>
          <w:w w:val="105"/>
        </w:rPr>
        <w:t xml:space="preserve"> </w:t>
      </w:r>
      <w:r>
        <w:rPr>
          <w:w w:val="105"/>
        </w:rPr>
        <w:t>this</w:t>
      </w:r>
      <w:r>
        <w:rPr>
          <w:spacing w:val="6"/>
          <w:w w:val="105"/>
        </w:rPr>
        <w:t xml:space="preserve"> </w:t>
      </w:r>
      <w:r>
        <w:rPr>
          <w:w w:val="105"/>
        </w:rPr>
        <w:t>dissertation</w:t>
      </w:r>
      <w:r>
        <w:rPr>
          <w:spacing w:val="7"/>
          <w:w w:val="105"/>
        </w:rPr>
        <w:t xml:space="preserve"> </w:t>
      </w:r>
      <w:r>
        <w:rPr>
          <w:w w:val="105"/>
        </w:rPr>
        <w:t>has</w:t>
      </w:r>
      <w:r>
        <w:rPr>
          <w:spacing w:val="3"/>
          <w:w w:val="105"/>
        </w:rPr>
        <w:t xml:space="preserve"> </w:t>
      </w:r>
      <w:r>
        <w:rPr>
          <w:w w:val="105"/>
        </w:rPr>
        <w:t>been</w:t>
      </w:r>
      <w:r>
        <w:rPr>
          <w:spacing w:val="3"/>
          <w:w w:val="105"/>
        </w:rPr>
        <w:t xml:space="preserve"> </w:t>
      </w:r>
      <w:r>
        <w:rPr>
          <w:w w:val="105"/>
        </w:rPr>
        <w:t>carried</w:t>
      </w:r>
      <w:r>
        <w:rPr>
          <w:spacing w:val="3"/>
          <w:w w:val="105"/>
        </w:rPr>
        <w:t xml:space="preserve"> </w:t>
      </w:r>
      <w:r>
        <w:rPr>
          <w:w w:val="105"/>
        </w:rPr>
        <w:t>out</w:t>
      </w:r>
      <w:r>
        <w:rPr>
          <w:spacing w:val="7"/>
          <w:w w:val="105"/>
        </w:rPr>
        <w:t xml:space="preserve"> </w:t>
      </w:r>
      <w:r>
        <w:rPr>
          <w:w w:val="105"/>
        </w:rPr>
        <w:t>in</w:t>
      </w:r>
      <w:r>
        <w:rPr>
          <w:spacing w:val="3"/>
          <w:w w:val="105"/>
        </w:rPr>
        <w:t xml:space="preserve"> </w:t>
      </w:r>
      <w:r>
        <w:rPr>
          <w:w w:val="105"/>
        </w:rPr>
        <w:t>full</w:t>
      </w:r>
      <w:r>
        <w:rPr>
          <w:spacing w:val="6"/>
          <w:w w:val="105"/>
        </w:rPr>
        <w:t xml:space="preserve"> </w:t>
      </w:r>
      <w:r>
        <w:rPr>
          <w:w w:val="105"/>
        </w:rPr>
        <w:t>compliance</w:t>
      </w:r>
      <w:r>
        <w:rPr>
          <w:spacing w:val="-55"/>
          <w:w w:val="105"/>
        </w:rPr>
        <w:t xml:space="preserve"> </w:t>
      </w:r>
      <w:r>
        <w:rPr>
          <w:w w:val="105"/>
        </w:rPr>
        <w:t>with</w:t>
      </w:r>
      <w:r>
        <w:rPr>
          <w:spacing w:val="-9"/>
          <w:w w:val="105"/>
        </w:rPr>
        <w:t xml:space="preserve"> </w:t>
      </w:r>
      <w:r>
        <w:rPr>
          <w:w w:val="105"/>
        </w:rPr>
        <w:t>the</w:t>
      </w:r>
      <w:r>
        <w:rPr>
          <w:spacing w:val="-7"/>
          <w:w w:val="105"/>
        </w:rPr>
        <w:t xml:space="preserve"> </w:t>
      </w:r>
      <w:r>
        <w:rPr>
          <w:w w:val="105"/>
        </w:rPr>
        <w:t>ethical</w:t>
      </w:r>
      <w:r>
        <w:rPr>
          <w:spacing w:val="-10"/>
          <w:w w:val="105"/>
        </w:rPr>
        <w:t xml:space="preserve"> </w:t>
      </w:r>
      <w:r>
        <w:rPr>
          <w:w w:val="105"/>
        </w:rPr>
        <w:t>research</w:t>
      </w:r>
      <w:r>
        <w:rPr>
          <w:spacing w:val="-11"/>
          <w:w w:val="105"/>
        </w:rPr>
        <w:t xml:space="preserve"> </w:t>
      </w:r>
      <w:r>
        <w:rPr>
          <w:w w:val="105"/>
        </w:rPr>
        <w:t>requirements</w:t>
      </w:r>
      <w:r>
        <w:rPr>
          <w:spacing w:val="-8"/>
          <w:w w:val="105"/>
        </w:rPr>
        <w:t xml:space="preserve"> </w:t>
      </w:r>
      <w:r>
        <w:rPr>
          <w:w w:val="105"/>
        </w:rPr>
        <w:t>of</w:t>
      </w:r>
      <w:r>
        <w:rPr>
          <w:spacing w:val="-8"/>
          <w:w w:val="105"/>
        </w:rPr>
        <w:t xml:space="preserve"> </w:t>
      </w:r>
      <w:r>
        <w:rPr>
          <w:w w:val="105"/>
        </w:rPr>
        <w:t>the</w:t>
      </w:r>
      <w:r>
        <w:rPr>
          <w:spacing w:val="-7"/>
          <w:w w:val="105"/>
        </w:rPr>
        <w:t xml:space="preserve"> </w:t>
      </w:r>
      <w:r>
        <w:rPr>
          <w:w w:val="105"/>
        </w:rPr>
        <w:t>School</w:t>
      </w:r>
      <w:r>
        <w:rPr>
          <w:spacing w:val="-9"/>
          <w:w w:val="105"/>
        </w:rPr>
        <w:t xml:space="preserve"> </w:t>
      </w:r>
      <w:r>
        <w:rPr>
          <w:w w:val="105"/>
        </w:rPr>
        <w:t>of</w:t>
      </w:r>
      <w:r>
        <w:rPr>
          <w:spacing w:val="-6"/>
          <w:w w:val="105"/>
        </w:rPr>
        <w:t xml:space="preserve"> </w:t>
      </w:r>
      <w:r>
        <w:rPr>
          <w:w w:val="105"/>
        </w:rPr>
        <w:t>Computer</w:t>
      </w:r>
      <w:r>
        <w:rPr>
          <w:spacing w:val="-9"/>
          <w:w w:val="105"/>
        </w:rPr>
        <w:t xml:space="preserve"> </w:t>
      </w:r>
      <w:r>
        <w:rPr>
          <w:w w:val="105"/>
        </w:rPr>
        <w:t>Science</w:t>
      </w:r>
      <w:r>
        <w:rPr>
          <w:spacing w:val="-11"/>
          <w:w w:val="105"/>
        </w:rPr>
        <w:t xml:space="preserve"> </w:t>
      </w:r>
      <w:r>
        <w:rPr>
          <w:w w:val="105"/>
        </w:rPr>
        <w:t>and</w:t>
      </w:r>
      <w:r>
        <w:rPr>
          <w:spacing w:val="-6"/>
          <w:w w:val="105"/>
        </w:rPr>
        <w:t xml:space="preserve"> </w:t>
      </w:r>
      <w:r>
        <w:rPr>
          <w:w w:val="105"/>
        </w:rPr>
        <w:t>Statistics.</w:t>
      </w:r>
    </w:p>
    <w:p w14:paraId="0D5F9E0A" w14:textId="77777777" w:rsidR="001B3967" w:rsidRDefault="001B3967">
      <w:pPr>
        <w:pStyle w:val="BodyText"/>
        <w:spacing w:before="4"/>
        <w:rPr>
          <w:rFonts w:ascii="Cambria" w:hAnsi="Cambria"/>
          <w:sz w:val="45"/>
        </w:rPr>
      </w:pPr>
    </w:p>
    <w:p w14:paraId="283EA7A5" w14:textId="77777777" w:rsidR="001B3967" w:rsidRDefault="00051F4B">
      <w:pPr>
        <w:pStyle w:val="BodyText"/>
        <w:spacing w:line="247" w:lineRule="auto"/>
        <w:ind w:left="1260" w:right="1250"/>
        <w:rPr>
          <w:rFonts w:ascii="Cambria" w:hAnsi="Cambria"/>
          <w:sz w:val="45"/>
        </w:rPr>
      </w:pPr>
      <w:r>
        <w:rPr>
          <w:w w:val="105"/>
        </w:rPr>
        <w:t>I</w:t>
      </w:r>
      <w:r>
        <w:rPr>
          <w:spacing w:val="23"/>
          <w:w w:val="105"/>
        </w:rPr>
        <w:t xml:space="preserve"> </w:t>
      </w:r>
      <w:r>
        <w:rPr>
          <w:w w:val="105"/>
        </w:rPr>
        <w:t>have</w:t>
      </w:r>
      <w:r>
        <w:rPr>
          <w:spacing w:val="20"/>
          <w:w w:val="105"/>
        </w:rPr>
        <w:t xml:space="preserve"> </w:t>
      </w:r>
      <w:r>
        <w:rPr>
          <w:w w:val="105"/>
        </w:rPr>
        <w:t>read</w:t>
      </w:r>
      <w:r>
        <w:rPr>
          <w:spacing w:val="23"/>
          <w:w w:val="105"/>
        </w:rPr>
        <w:t xml:space="preserve"> </w:t>
      </w:r>
      <w:r>
        <w:rPr>
          <w:w w:val="105"/>
        </w:rPr>
        <w:t>and</w:t>
      </w:r>
      <w:r>
        <w:rPr>
          <w:spacing w:val="18"/>
          <w:w w:val="105"/>
        </w:rPr>
        <w:t xml:space="preserve"> </w:t>
      </w:r>
      <w:r>
        <w:rPr>
          <w:w w:val="105"/>
        </w:rPr>
        <w:t>I</w:t>
      </w:r>
      <w:r>
        <w:rPr>
          <w:spacing w:val="24"/>
          <w:w w:val="105"/>
        </w:rPr>
        <w:t xml:space="preserve"> </w:t>
      </w:r>
      <w:r>
        <w:rPr>
          <w:w w:val="105"/>
        </w:rPr>
        <w:t>understand</w:t>
      </w:r>
      <w:r>
        <w:rPr>
          <w:spacing w:val="20"/>
          <w:w w:val="105"/>
        </w:rPr>
        <w:t xml:space="preserve"> </w:t>
      </w:r>
      <w:r>
        <w:rPr>
          <w:w w:val="105"/>
        </w:rPr>
        <w:t>the</w:t>
      </w:r>
      <w:r>
        <w:rPr>
          <w:spacing w:val="21"/>
          <w:w w:val="105"/>
        </w:rPr>
        <w:t xml:space="preserve"> </w:t>
      </w:r>
      <w:r>
        <w:rPr>
          <w:w w:val="105"/>
        </w:rPr>
        <w:t>plagiarism</w:t>
      </w:r>
      <w:r>
        <w:rPr>
          <w:spacing w:val="21"/>
          <w:w w:val="105"/>
        </w:rPr>
        <w:t xml:space="preserve"> </w:t>
      </w:r>
      <w:r>
        <w:rPr>
          <w:w w:val="105"/>
        </w:rPr>
        <w:t>provisions</w:t>
      </w:r>
      <w:r>
        <w:rPr>
          <w:spacing w:val="23"/>
          <w:w w:val="105"/>
        </w:rPr>
        <w:t xml:space="preserve"> </w:t>
      </w:r>
      <w:r>
        <w:rPr>
          <w:w w:val="105"/>
        </w:rPr>
        <w:t>in</w:t>
      </w:r>
      <w:r>
        <w:rPr>
          <w:spacing w:val="24"/>
          <w:w w:val="105"/>
        </w:rPr>
        <w:t xml:space="preserve"> </w:t>
      </w:r>
      <w:r>
        <w:rPr>
          <w:w w:val="105"/>
        </w:rPr>
        <w:t>the</w:t>
      </w:r>
      <w:r>
        <w:rPr>
          <w:spacing w:val="23"/>
          <w:w w:val="105"/>
        </w:rPr>
        <w:t xml:space="preserve"> </w:t>
      </w:r>
      <w:r>
        <w:rPr>
          <w:w w:val="105"/>
        </w:rPr>
        <w:t>General</w:t>
      </w:r>
      <w:r>
        <w:rPr>
          <w:spacing w:val="19"/>
          <w:w w:val="105"/>
        </w:rPr>
        <w:t xml:space="preserve"> </w:t>
      </w:r>
      <w:r>
        <w:rPr>
          <w:w w:val="105"/>
        </w:rPr>
        <w:t>Regulations</w:t>
      </w:r>
      <w:r>
        <w:rPr>
          <w:spacing w:val="24"/>
          <w:w w:val="105"/>
        </w:rPr>
        <w:t xml:space="preserve"> </w:t>
      </w:r>
      <w:r>
        <w:rPr>
          <w:w w:val="105"/>
        </w:rPr>
        <w:t>of</w:t>
      </w:r>
      <w:r>
        <w:rPr>
          <w:spacing w:val="23"/>
          <w:w w:val="105"/>
        </w:rPr>
        <w:t xml:space="preserve"> </w:t>
      </w:r>
      <w:r>
        <w:rPr>
          <w:w w:val="105"/>
        </w:rPr>
        <w:t>the</w:t>
      </w:r>
      <w:r>
        <w:rPr>
          <w:spacing w:val="-55"/>
          <w:w w:val="105"/>
        </w:rPr>
        <w:t xml:space="preserve"> </w:t>
      </w:r>
      <w:r>
        <w:rPr>
          <w:w w:val="105"/>
        </w:rPr>
        <w:t>University</w:t>
      </w:r>
      <w:r>
        <w:rPr>
          <w:spacing w:val="-5"/>
          <w:w w:val="105"/>
        </w:rPr>
        <w:t xml:space="preserve"> </w:t>
      </w:r>
      <w:r>
        <w:rPr>
          <w:w w:val="105"/>
        </w:rPr>
        <w:t>Calendar</w:t>
      </w:r>
      <w:r>
        <w:rPr>
          <w:spacing w:val="-5"/>
          <w:w w:val="105"/>
        </w:rPr>
        <w:t xml:space="preserve"> </w:t>
      </w:r>
      <w:r>
        <w:rPr>
          <w:w w:val="105"/>
        </w:rPr>
        <w:t>for</w:t>
      </w:r>
      <w:r>
        <w:rPr>
          <w:spacing w:val="-5"/>
          <w:w w:val="105"/>
        </w:rPr>
        <w:t xml:space="preserve"> </w:t>
      </w:r>
      <w:r>
        <w:rPr>
          <w:w w:val="105"/>
        </w:rPr>
        <w:t>the</w:t>
      </w:r>
      <w:r>
        <w:rPr>
          <w:spacing w:val="-3"/>
          <w:w w:val="105"/>
        </w:rPr>
        <w:t xml:space="preserve"> </w:t>
      </w:r>
      <w:r>
        <w:rPr>
          <w:w w:val="105"/>
        </w:rPr>
        <w:t>current</w:t>
      </w:r>
      <w:r>
        <w:rPr>
          <w:spacing w:val="-5"/>
          <w:w w:val="105"/>
        </w:rPr>
        <w:t xml:space="preserve"> </w:t>
      </w:r>
      <w:r>
        <w:rPr>
          <w:w w:val="105"/>
        </w:rPr>
        <w:t>year,</w:t>
      </w:r>
      <w:r>
        <w:rPr>
          <w:spacing w:val="-6"/>
          <w:w w:val="105"/>
        </w:rPr>
        <w:t xml:space="preserve"> </w:t>
      </w:r>
      <w:r>
        <w:rPr>
          <w:w w:val="105"/>
        </w:rPr>
        <w:t>found</w:t>
      </w:r>
      <w:r>
        <w:rPr>
          <w:spacing w:val="-6"/>
          <w:w w:val="105"/>
        </w:rPr>
        <w:t xml:space="preserve"> </w:t>
      </w:r>
      <w:r>
        <w:rPr>
          <w:w w:val="105"/>
        </w:rPr>
        <w:t>at:</w:t>
      </w:r>
      <w:r>
        <w:rPr>
          <w:spacing w:val="56"/>
          <w:w w:val="105"/>
        </w:rPr>
        <w:t xml:space="preserve"> </w:t>
      </w:r>
      <w:hyperlink r:id="rId10">
        <w:r>
          <w:rPr>
            <w:color w:val="0562C1"/>
            <w:w w:val="105"/>
            <w:u w:val="single" w:color="0562C1"/>
          </w:rPr>
          <w:t>http://www.tcd.ie/calendar</w:t>
        </w:r>
      </w:hyperlink>
    </w:p>
    <w:p w14:paraId="06B23FC2" w14:textId="77777777" w:rsidR="001B3967" w:rsidRDefault="001B3967">
      <w:pPr>
        <w:pStyle w:val="BodyText"/>
        <w:spacing w:before="11"/>
        <w:rPr>
          <w:sz w:val="11"/>
        </w:rPr>
      </w:pPr>
    </w:p>
    <w:p w14:paraId="7F44AEA5" w14:textId="77777777" w:rsidR="001B3967" w:rsidRDefault="00051F4B">
      <w:pPr>
        <w:pStyle w:val="BodyText"/>
        <w:spacing w:before="100" w:line="247" w:lineRule="auto"/>
        <w:ind w:left="1260" w:right="1250"/>
        <w:rPr>
          <w:rFonts w:ascii="Cambria" w:hAnsi="Cambria"/>
          <w:sz w:val="45"/>
        </w:rPr>
      </w:pPr>
      <w:r>
        <w:rPr>
          <w:w w:val="105"/>
        </w:rPr>
        <w:t>I</w:t>
      </w:r>
      <w:r>
        <w:rPr>
          <w:spacing w:val="28"/>
          <w:w w:val="105"/>
        </w:rPr>
        <w:t xml:space="preserve"> </w:t>
      </w:r>
      <w:r>
        <w:rPr>
          <w:w w:val="105"/>
        </w:rPr>
        <w:t>have</w:t>
      </w:r>
      <w:r>
        <w:rPr>
          <w:spacing w:val="28"/>
          <w:w w:val="105"/>
        </w:rPr>
        <w:t xml:space="preserve"> </w:t>
      </w:r>
      <w:r>
        <w:rPr>
          <w:w w:val="105"/>
        </w:rPr>
        <w:t>also</w:t>
      </w:r>
      <w:r>
        <w:rPr>
          <w:spacing w:val="25"/>
          <w:w w:val="105"/>
        </w:rPr>
        <w:t xml:space="preserve"> </w:t>
      </w:r>
      <w:r>
        <w:rPr>
          <w:w w:val="105"/>
        </w:rPr>
        <w:t>completed</w:t>
      </w:r>
      <w:r>
        <w:rPr>
          <w:spacing w:val="23"/>
          <w:w w:val="105"/>
        </w:rPr>
        <w:t xml:space="preserve"> </w:t>
      </w:r>
      <w:r>
        <w:rPr>
          <w:w w:val="105"/>
        </w:rPr>
        <w:t>the</w:t>
      </w:r>
      <w:r>
        <w:rPr>
          <w:spacing w:val="25"/>
          <w:w w:val="105"/>
        </w:rPr>
        <w:t xml:space="preserve"> </w:t>
      </w:r>
      <w:r>
        <w:rPr>
          <w:w w:val="105"/>
        </w:rPr>
        <w:t>Online</w:t>
      </w:r>
      <w:r>
        <w:rPr>
          <w:spacing w:val="29"/>
          <w:w w:val="105"/>
        </w:rPr>
        <w:t xml:space="preserve"> </w:t>
      </w:r>
      <w:r>
        <w:rPr>
          <w:w w:val="105"/>
        </w:rPr>
        <w:t>Tutorial</w:t>
      </w:r>
      <w:r>
        <w:rPr>
          <w:spacing w:val="29"/>
          <w:w w:val="105"/>
        </w:rPr>
        <w:t xml:space="preserve"> </w:t>
      </w:r>
      <w:r>
        <w:rPr>
          <w:w w:val="105"/>
        </w:rPr>
        <w:t>on</w:t>
      </w:r>
      <w:r>
        <w:rPr>
          <w:spacing w:val="27"/>
          <w:w w:val="105"/>
        </w:rPr>
        <w:t xml:space="preserve"> </w:t>
      </w:r>
      <w:r>
        <w:rPr>
          <w:w w:val="105"/>
        </w:rPr>
        <w:t>avoiding</w:t>
      </w:r>
      <w:r>
        <w:rPr>
          <w:spacing w:val="31"/>
          <w:w w:val="105"/>
        </w:rPr>
        <w:t xml:space="preserve"> </w:t>
      </w:r>
      <w:r>
        <w:rPr>
          <w:w w:val="105"/>
        </w:rPr>
        <w:t>plagiarism</w:t>
      </w:r>
      <w:r>
        <w:rPr>
          <w:spacing w:val="27"/>
          <w:w w:val="105"/>
        </w:rPr>
        <w:t xml:space="preserve"> </w:t>
      </w:r>
      <w:r>
        <w:rPr>
          <w:w w:val="105"/>
        </w:rPr>
        <w:t>‘Ready,</w:t>
      </w:r>
      <w:r>
        <w:rPr>
          <w:spacing w:val="26"/>
          <w:w w:val="105"/>
        </w:rPr>
        <w:t xml:space="preserve"> </w:t>
      </w:r>
      <w:r>
        <w:rPr>
          <w:w w:val="105"/>
        </w:rPr>
        <w:t>Steady,</w:t>
      </w:r>
      <w:r>
        <w:rPr>
          <w:spacing w:val="27"/>
          <w:w w:val="105"/>
        </w:rPr>
        <w:t xml:space="preserve"> </w:t>
      </w:r>
      <w:proofErr w:type="gramStart"/>
      <w:r>
        <w:rPr>
          <w:w w:val="105"/>
        </w:rPr>
        <w:t>Write</w:t>
      </w:r>
      <w:proofErr w:type="gramEnd"/>
      <w:r>
        <w:rPr>
          <w:w w:val="105"/>
        </w:rPr>
        <w:t>’,</w:t>
      </w:r>
      <w:r>
        <w:rPr>
          <w:spacing w:val="-55"/>
          <w:w w:val="105"/>
        </w:rPr>
        <w:t xml:space="preserve"> </w:t>
      </w:r>
      <w:r>
        <w:rPr>
          <w:w w:val="105"/>
        </w:rPr>
        <w:t>located</w:t>
      </w:r>
      <w:r>
        <w:rPr>
          <w:spacing w:val="-6"/>
          <w:w w:val="105"/>
        </w:rPr>
        <w:t xml:space="preserve"> </w:t>
      </w:r>
      <w:r>
        <w:rPr>
          <w:w w:val="105"/>
        </w:rPr>
        <w:t>at</w:t>
      </w:r>
      <w:r>
        <w:rPr>
          <w:spacing w:val="-2"/>
          <w:w w:val="105"/>
        </w:rPr>
        <w:t xml:space="preserve"> </w:t>
      </w:r>
      <w:hyperlink r:id="rId11">
        <w:r>
          <w:rPr>
            <w:color w:val="0562C1"/>
            <w:w w:val="105"/>
            <w:u w:val="single" w:color="0562C1"/>
          </w:rPr>
          <w:t>http://tcd-ie.libguides.com/plagiarism/ready-steady-write</w:t>
        </w:r>
      </w:hyperlink>
    </w:p>
    <w:p w14:paraId="08ECE07D" w14:textId="77777777" w:rsidR="001B3967" w:rsidRDefault="001B3967">
      <w:pPr>
        <w:pStyle w:val="BodyText"/>
        <w:spacing w:before="1"/>
        <w:rPr>
          <w:sz w:val="12"/>
        </w:rPr>
      </w:pPr>
    </w:p>
    <w:p w14:paraId="026CC84C" w14:textId="77777777" w:rsidR="001B3967" w:rsidRDefault="00051F4B">
      <w:pPr>
        <w:pStyle w:val="BodyText"/>
        <w:spacing w:before="100" w:line="247" w:lineRule="auto"/>
        <w:ind w:left="1260" w:right="1250"/>
        <w:rPr>
          <w:rFonts w:ascii="Cambria" w:hAnsi="Cambria"/>
          <w:sz w:val="45"/>
        </w:rPr>
      </w:pPr>
      <w:r>
        <w:t>I</w:t>
      </w:r>
      <w:r>
        <w:rPr>
          <w:spacing w:val="8"/>
        </w:rPr>
        <w:t xml:space="preserve"> </w:t>
      </w:r>
      <w:r>
        <w:t>declare</w:t>
      </w:r>
      <w:r>
        <w:rPr>
          <w:spacing w:val="5"/>
        </w:rPr>
        <w:t xml:space="preserve"> </w:t>
      </w:r>
      <w:r>
        <w:t>that</w:t>
      </w:r>
      <w:r>
        <w:rPr>
          <w:spacing w:val="11"/>
        </w:rPr>
        <w:t xml:space="preserve"> </w:t>
      </w:r>
      <w:r>
        <w:t>the</w:t>
      </w:r>
      <w:r>
        <w:rPr>
          <w:spacing w:val="6"/>
        </w:rPr>
        <w:t xml:space="preserve"> </w:t>
      </w:r>
      <w:r>
        <w:t>report</w:t>
      </w:r>
      <w:r>
        <w:rPr>
          <w:spacing w:val="8"/>
        </w:rPr>
        <w:t xml:space="preserve"> </w:t>
      </w:r>
      <w:r>
        <w:t>being</w:t>
      </w:r>
      <w:r>
        <w:rPr>
          <w:spacing w:val="5"/>
        </w:rPr>
        <w:t xml:space="preserve"> </w:t>
      </w:r>
      <w:r>
        <w:t>submitted</w:t>
      </w:r>
      <w:r>
        <w:rPr>
          <w:spacing w:val="6"/>
        </w:rPr>
        <w:t xml:space="preserve"> </w:t>
      </w:r>
      <w:r>
        <w:t>represents</w:t>
      </w:r>
      <w:r>
        <w:rPr>
          <w:spacing w:val="8"/>
        </w:rPr>
        <w:t xml:space="preserve"> </w:t>
      </w:r>
      <w:r>
        <w:t>my</w:t>
      </w:r>
      <w:r>
        <w:rPr>
          <w:spacing w:val="8"/>
        </w:rPr>
        <w:t xml:space="preserve"> </w:t>
      </w:r>
      <w:r>
        <w:t>own</w:t>
      </w:r>
      <w:r>
        <w:rPr>
          <w:spacing w:val="9"/>
        </w:rPr>
        <w:t xml:space="preserve"> </w:t>
      </w:r>
      <w:r>
        <w:t>work</w:t>
      </w:r>
      <w:r>
        <w:rPr>
          <w:spacing w:val="8"/>
        </w:rPr>
        <w:t xml:space="preserve"> </w:t>
      </w:r>
      <w:r>
        <w:t>and</w:t>
      </w:r>
      <w:r>
        <w:rPr>
          <w:spacing w:val="5"/>
        </w:rPr>
        <w:t xml:space="preserve"> </w:t>
      </w:r>
      <w:r>
        <w:t>has</w:t>
      </w:r>
      <w:r>
        <w:rPr>
          <w:spacing w:val="9"/>
        </w:rPr>
        <w:t xml:space="preserve"> </w:t>
      </w:r>
      <w:r>
        <w:t>not</w:t>
      </w:r>
      <w:r>
        <w:rPr>
          <w:spacing w:val="8"/>
        </w:rPr>
        <w:t xml:space="preserve"> </w:t>
      </w:r>
      <w:r>
        <w:t>been</w:t>
      </w:r>
      <w:r>
        <w:rPr>
          <w:spacing w:val="5"/>
        </w:rPr>
        <w:t xml:space="preserve"> </w:t>
      </w:r>
      <w:r>
        <w:t>taken</w:t>
      </w:r>
      <w:r>
        <w:rPr>
          <w:spacing w:val="6"/>
        </w:rPr>
        <w:t xml:space="preserve"> </w:t>
      </w:r>
      <w:r>
        <w:t>from</w:t>
      </w:r>
      <w:r>
        <w:rPr>
          <w:spacing w:val="-53"/>
        </w:rPr>
        <w:t xml:space="preserve"> </w:t>
      </w:r>
      <w:r>
        <w:rPr>
          <w:w w:val="105"/>
        </w:rPr>
        <w:t>the</w:t>
      </w:r>
      <w:r>
        <w:rPr>
          <w:spacing w:val="-8"/>
          <w:w w:val="105"/>
        </w:rPr>
        <w:t xml:space="preserve"> </w:t>
      </w:r>
      <w:r>
        <w:rPr>
          <w:w w:val="105"/>
        </w:rPr>
        <w:t>work</w:t>
      </w:r>
      <w:r>
        <w:rPr>
          <w:spacing w:val="-5"/>
          <w:w w:val="105"/>
        </w:rPr>
        <w:t xml:space="preserve"> </w:t>
      </w:r>
      <w:r>
        <w:rPr>
          <w:w w:val="105"/>
        </w:rPr>
        <w:t>of</w:t>
      </w:r>
      <w:r>
        <w:rPr>
          <w:spacing w:val="-6"/>
          <w:w w:val="105"/>
        </w:rPr>
        <w:t xml:space="preserve"> </w:t>
      </w:r>
      <w:r>
        <w:rPr>
          <w:w w:val="105"/>
        </w:rPr>
        <w:t>others</w:t>
      </w:r>
      <w:r>
        <w:rPr>
          <w:spacing w:val="-7"/>
          <w:w w:val="105"/>
        </w:rPr>
        <w:t xml:space="preserve"> </w:t>
      </w:r>
      <w:r>
        <w:rPr>
          <w:w w:val="105"/>
        </w:rPr>
        <w:t>save</w:t>
      </w:r>
      <w:r>
        <w:rPr>
          <w:spacing w:val="-10"/>
          <w:w w:val="105"/>
        </w:rPr>
        <w:t xml:space="preserve"> </w:t>
      </w:r>
      <w:r>
        <w:rPr>
          <w:w w:val="105"/>
        </w:rPr>
        <w:t>where</w:t>
      </w:r>
      <w:r>
        <w:rPr>
          <w:spacing w:val="-8"/>
          <w:w w:val="105"/>
        </w:rPr>
        <w:t xml:space="preserve"> </w:t>
      </w:r>
      <w:r>
        <w:rPr>
          <w:w w:val="105"/>
        </w:rPr>
        <w:t>appropriately</w:t>
      </w:r>
      <w:r>
        <w:rPr>
          <w:spacing w:val="-6"/>
          <w:w w:val="105"/>
        </w:rPr>
        <w:t xml:space="preserve"> </w:t>
      </w:r>
      <w:r>
        <w:rPr>
          <w:w w:val="105"/>
        </w:rPr>
        <w:t>referenced</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body</w:t>
      </w:r>
      <w:r>
        <w:rPr>
          <w:spacing w:val="-6"/>
          <w:w w:val="105"/>
        </w:rPr>
        <w:t xml:space="preserve"> </w:t>
      </w:r>
      <w:r>
        <w:rPr>
          <w:w w:val="105"/>
        </w:rPr>
        <w:t>of</w:t>
      </w:r>
      <w:r>
        <w:rPr>
          <w:spacing w:val="-6"/>
          <w:w w:val="105"/>
        </w:rPr>
        <w:t xml:space="preserve"> </w:t>
      </w:r>
      <w:r>
        <w:rPr>
          <w:w w:val="105"/>
        </w:rPr>
        <w:t>the</w:t>
      </w:r>
      <w:r>
        <w:rPr>
          <w:spacing w:val="-10"/>
          <w:w w:val="105"/>
        </w:rPr>
        <w:t xml:space="preserve"> </w:t>
      </w:r>
      <w:r>
        <w:rPr>
          <w:w w:val="105"/>
        </w:rPr>
        <w:t>assignment.</w:t>
      </w:r>
    </w:p>
    <w:p w14:paraId="224CB785" w14:textId="77777777" w:rsidR="001B3967" w:rsidRDefault="001B3967">
      <w:pPr>
        <w:pStyle w:val="BodyText"/>
        <w:rPr>
          <w:sz w:val="22"/>
        </w:rPr>
      </w:pPr>
    </w:p>
    <w:p w14:paraId="74292DBA" w14:textId="77777777" w:rsidR="001B3967" w:rsidRDefault="001B3967">
      <w:pPr>
        <w:pStyle w:val="BodyText"/>
        <w:spacing w:before="5"/>
        <w:rPr>
          <w:sz w:val="19"/>
        </w:rPr>
      </w:pPr>
    </w:p>
    <w:p w14:paraId="6ACC2331" w14:textId="77777777" w:rsidR="001B3967" w:rsidRDefault="00051F4B">
      <w:pPr>
        <w:pStyle w:val="BodyText"/>
        <w:ind w:left="1260"/>
        <w:rPr>
          <w:rFonts w:ascii="Cambria" w:hAnsi="Cambria"/>
          <w:sz w:val="45"/>
        </w:rPr>
      </w:pPr>
      <w:proofErr w:type="gramStart"/>
      <w:r>
        <w:rPr>
          <w:w w:val="105"/>
        </w:rPr>
        <w:t>Signed:_</w:t>
      </w:r>
      <w:proofErr w:type="gramEnd"/>
      <w:r>
        <w:rPr>
          <w:w w:val="105"/>
        </w:rPr>
        <w:t>_______________</w:t>
      </w:r>
    </w:p>
    <w:p w14:paraId="346EFAEC" w14:textId="77777777" w:rsidR="001B3967" w:rsidRDefault="001B3967">
      <w:pPr>
        <w:pStyle w:val="BodyText"/>
        <w:spacing w:before="7"/>
        <w:rPr>
          <w:sz w:val="12"/>
        </w:rPr>
      </w:pPr>
    </w:p>
    <w:p w14:paraId="209D0DC6" w14:textId="2C2F1E7A" w:rsidR="001B3967" w:rsidRDefault="00D966A3">
      <w:pPr>
        <w:pStyle w:val="BodyText"/>
        <w:spacing w:before="100" w:line="247" w:lineRule="auto"/>
        <w:ind w:left="1260" w:right="7456"/>
        <w:rPr>
          <w:color w:val="000000"/>
        </w:rPr>
        <w:sectPr w:rsidR="001B3967">
          <w:pgSz w:w="12240" w:h="15840"/>
          <w:pgMar w:top="1020" w:right="620" w:bottom="280" w:left="600" w:header="0" w:footer="0" w:gutter="0"/>
          <w:cols w:space="720"/>
          <w:formProt w:val="0"/>
          <w:docGrid w:linePitch="100" w:charSpace="4096"/>
        </w:sectPr>
      </w:pPr>
      <w:r>
        <w:rPr>
          <w:color w:val="000000"/>
          <w:spacing w:val="-2"/>
          <w:w w:val="105"/>
        </w:rPr>
        <w:t xml:space="preserve">Andrew Tobin </w:t>
      </w:r>
      <w:r>
        <w:rPr>
          <w:color w:val="000000"/>
          <w:w w:val="105"/>
        </w:rPr>
        <w:t>11/04/22</w:t>
      </w:r>
    </w:p>
    <w:p w14:paraId="442616D5" w14:textId="77777777" w:rsidR="001B3967" w:rsidRDefault="001B3967">
      <w:pPr>
        <w:pStyle w:val="BodyText"/>
        <w:rPr>
          <w:rFonts w:ascii="Cambria" w:hAnsi="Cambria"/>
          <w:sz w:val="45"/>
        </w:rPr>
      </w:pPr>
    </w:p>
    <w:p w14:paraId="0446C22C" w14:textId="77777777" w:rsidR="001B3967" w:rsidRDefault="001B3967">
      <w:pPr>
        <w:pStyle w:val="BodyText"/>
        <w:rPr>
          <w:rFonts w:ascii="Cambria" w:hAnsi="Cambria"/>
          <w:sz w:val="45"/>
        </w:rPr>
      </w:pPr>
    </w:p>
    <w:p w14:paraId="2993CED4" w14:textId="77777777" w:rsidR="001B3967" w:rsidRDefault="001B3967">
      <w:pPr>
        <w:pStyle w:val="BodyText"/>
        <w:rPr>
          <w:rFonts w:ascii="Cambria" w:hAnsi="Cambria"/>
          <w:sz w:val="45"/>
        </w:rPr>
      </w:pPr>
    </w:p>
    <w:p w14:paraId="26726160" w14:textId="77777777" w:rsidR="001B3967" w:rsidRDefault="001B3967">
      <w:pPr>
        <w:pStyle w:val="BodyText"/>
        <w:spacing w:before="8"/>
        <w:rPr>
          <w:sz w:val="22"/>
        </w:rPr>
        <w:sectPr w:rsidR="001B3967">
          <w:headerReference w:type="default" r:id="rId12"/>
          <w:pgSz w:w="12240" w:h="15840"/>
          <w:pgMar w:top="1340" w:right="620" w:bottom="280" w:left="600" w:header="1092" w:footer="0" w:gutter="0"/>
          <w:cols w:space="720"/>
          <w:formProt w:val="0"/>
          <w:docGrid w:linePitch="100" w:charSpace="4096"/>
        </w:sectPr>
      </w:pPr>
    </w:p>
    <w:p w14:paraId="0D0E68DC" w14:textId="77777777" w:rsidR="001B3967" w:rsidRDefault="001B3967">
      <w:pPr>
        <w:pStyle w:val="BodyText"/>
        <w:rPr>
          <w:rFonts w:ascii="Cambria" w:hAnsi="Cambria"/>
          <w:sz w:val="45"/>
        </w:rPr>
      </w:pPr>
    </w:p>
    <w:p w14:paraId="7CD9703F" w14:textId="77777777" w:rsidR="001B3967" w:rsidRDefault="001B3967">
      <w:pPr>
        <w:pStyle w:val="BodyText"/>
        <w:spacing w:before="1"/>
        <w:rPr>
          <w:rFonts w:ascii="Cambria" w:hAnsi="Cambria"/>
          <w:sz w:val="45"/>
        </w:rPr>
        <w:sectPr w:rsidR="001B3967">
          <w:headerReference w:type="default" r:id="rId13"/>
          <w:pgSz w:w="12240" w:h="15840"/>
          <w:pgMar w:top="1340" w:right="620" w:bottom="280" w:left="600" w:header="1092" w:footer="0" w:gutter="0"/>
          <w:cols w:space="720"/>
          <w:formProt w:val="0"/>
          <w:docGrid w:linePitch="100" w:charSpace="4096"/>
        </w:sectPr>
      </w:pPr>
    </w:p>
    <w:p w14:paraId="3CB42729" w14:textId="77777777" w:rsidR="001B3967" w:rsidRDefault="00051F4B" w:rsidP="00930273">
      <w:pPr>
        <w:spacing w:before="67"/>
        <w:rPr>
          <w:color w:val="000000"/>
        </w:rPr>
      </w:pPr>
      <w:r>
        <w:rPr>
          <w:b/>
          <w:color w:val="000000"/>
          <w:sz w:val="24"/>
        </w:rPr>
        <w:t>Title here</w:t>
      </w:r>
    </w:p>
    <w:p w14:paraId="664F168D" w14:textId="77777777" w:rsidR="001B3967" w:rsidRDefault="00051F4B" w:rsidP="00930273">
      <w:pPr>
        <w:spacing w:before="130"/>
        <w:rPr>
          <w:b/>
          <w:i/>
          <w:sz w:val="24"/>
        </w:rPr>
      </w:pPr>
      <w:r>
        <w:rPr>
          <w:b/>
          <w:i/>
          <w:sz w:val="24"/>
        </w:rPr>
        <w:t>April</w:t>
      </w:r>
      <w:r>
        <w:rPr>
          <w:b/>
          <w:i/>
          <w:spacing w:val="4"/>
          <w:sz w:val="24"/>
        </w:rPr>
        <w:t xml:space="preserve"> </w:t>
      </w:r>
      <w:r>
        <w:rPr>
          <w:b/>
          <w:i/>
          <w:sz w:val="24"/>
        </w:rPr>
        <w:t>2022</w:t>
      </w:r>
    </w:p>
    <w:p w14:paraId="302745FC" w14:textId="25E5FB8F" w:rsidR="00930273" w:rsidRDefault="00930273">
      <w:bookmarkStart w:id="10" w:name="_Toc100575576"/>
    </w:p>
    <w:p w14:paraId="02F050E1" w14:textId="49AD0597" w:rsidR="0029736B" w:rsidRPr="0029736B" w:rsidRDefault="0029736B" w:rsidP="0029736B">
      <w:pPr>
        <w:jc w:val="center"/>
        <w:rPr>
          <w:b/>
          <w:bCs/>
          <w:sz w:val="24"/>
          <w:szCs w:val="24"/>
        </w:rPr>
      </w:pPr>
      <w:r w:rsidRPr="0029736B">
        <w:rPr>
          <w:b/>
          <w:bCs/>
          <w:sz w:val="24"/>
          <w:szCs w:val="24"/>
        </w:rPr>
        <w:t>Table of Contents</w:t>
      </w:r>
    </w:p>
    <w:p w14:paraId="0A2B1E3C" w14:textId="32F3E584" w:rsidR="0088149F" w:rsidRDefault="0088149F"/>
    <w:p w14:paraId="34700046" w14:textId="02D1BE83" w:rsidR="001E160C" w:rsidRPr="0029736B" w:rsidRDefault="001E160C" w:rsidP="00651FF0">
      <w:pPr>
        <w:ind w:left="1418" w:hanging="1418"/>
        <w:rPr>
          <w:noProof/>
        </w:rPr>
      </w:pPr>
      <w:r w:rsidRPr="0029736B">
        <w:rPr>
          <w:u w:val="single"/>
        </w:rPr>
        <w:t>No.</w:t>
      </w:r>
      <w:r w:rsidRPr="0029736B">
        <w:rPr>
          <w:u w:val="single"/>
        </w:rPr>
        <w:tab/>
      </w:r>
      <w:r w:rsidRPr="0029736B">
        <w:rPr>
          <w:u w:val="single"/>
        </w:rPr>
        <w:tab/>
        <w:t>Section</w:t>
      </w:r>
      <w:r w:rsidRPr="0029736B">
        <w:rPr>
          <w:u w:val="single"/>
        </w:rPr>
        <w:tab/>
      </w:r>
      <w:r w:rsidRPr="0029736B">
        <w:rPr>
          <w:u w:val="single"/>
        </w:rPr>
        <w:tab/>
      </w:r>
      <w:r w:rsidRPr="0029736B">
        <w:rPr>
          <w:u w:val="single"/>
        </w:rPr>
        <w:tab/>
      </w:r>
      <w:r w:rsidRPr="0029736B">
        <w:rPr>
          <w:u w:val="single"/>
        </w:rPr>
        <w:tab/>
      </w:r>
      <w:r w:rsidRPr="0029736B">
        <w:rPr>
          <w:u w:val="single"/>
        </w:rPr>
        <w:tab/>
      </w:r>
      <w:r w:rsidRPr="0029736B">
        <w:rPr>
          <w:u w:val="single"/>
        </w:rPr>
        <w:tab/>
      </w:r>
      <w:r w:rsidRPr="0029736B">
        <w:rPr>
          <w:u w:val="single"/>
        </w:rPr>
        <w:tab/>
      </w:r>
      <w:r w:rsidRPr="0029736B">
        <w:rPr>
          <w:u w:val="single"/>
        </w:rPr>
        <w:tab/>
      </w:r>
      <w:r w:rsidRPr="0029736B">
        <w:rPr>
          <w:u w:val="single"/>
        </w:rPr>
        <w:tab/>
        <w:t>Page</w:t>
      </w:r>
      <w:r w:rsidRPr="0029736B">
        <w:rPr>
          <w:rFonts w:eastAsia="Times New Roman"/>
          <w:smallCaps/>
          <w:spacing w:val="5"/>
          <w:lang w:val="en-GB"/>
        </w:rPr>
        <w:fldChar w:fldCharType="begin"/>
      </w:r>
      <w:r w:rsidRPr="0029736B">
        <w:rPr>
          <w:rFonts w:eastAsia="Times New Roman"/>
          <w:smallCaps/>
          <w:spacing w:val="5"/>
          <w:lang w:val="en-GB"/>
        </w:rPr>
        <w:instrText xml:space="preserve"> TOC \o "1-2" \h \z \u </w:instrText>
      </w:r>
      <w:r w:rsidRPr="0029736B">
        <w:rPr>
          <w:rFonts w:eastAsia="Times New Roman"/>
          <w:smallCaps/>
          <w:spacing w:val="5"/>
          <w:lang w:val="en-GB"/>
        </w:rPr>
        <w:fldChar w:fldCharType="separate"/>
      </w:r>
    </w:p>
    <w:p w14:paraId="240C1D8E" w14:textId="7FD69810" w:rsidR="00651FF0" w:rsidRPr="0029736B" w:rsidRDefault="00651FF0" w:rsidP="00651FF0">
      <w:pPr>
        <w:pStyle w:val="TOC1"/>
        <w:tabs>
          <w:tab w:val="right" w:pos="9350"/>
        </w:tabs>
        <w:spacing w:before="240" w:after="240"/>
        <w:ind w:left="1418" w:hanging="1418"/>
        <w:rPr>
          <w:rFonts w:ascii="Arial" w:hAnsi="Arial"/>
          <w:b w:val="0"/>
          <w:bCs w:val="0"/>
          <w:noProof/>
          <w:color w:val="000080"/>
          <w:sz w:val="22"/>
          <w:szCs w:val="22"/>
        </w:rPr>
      </w:pPr>
      <w:r w:rsidRPr="0029736B">
        <w:rPr>
          <w:rStyle w:val="Hyperlink"/>
          <w:rFonts w:ascii="Arial" w:hAnsi="Arial"/>
          <w:b w:val="0"/>
          <w:bCs w:val="0"/>
          <w:noProof/>
          <w:color w:val="000000" w:themeColor="text1"/>
          <w:sz w:val="22"/>
          <w:szCs w:val="22"/>
          <w:u w:val="none"/>
          <w:lang w:val="en-GB"/>
        </w:rPr>
        <w:t>1</w:t>
      </w:r>
      <w:r w:rsidRPr="0029736B">
        <w:rPr>
          <w:rStyle w:val="Hyperlink"/>
          <w:rFonts w:ascii="Arial" w:hAnsi="Arial"/>
          <w:b w:val="0"/>
          <w:bCs w:val="0"/>
          <w:noProof/>
          <w:sz w:val="22"/>
          <w:szCs w:val="22"/>
          <w:u w:val="none"/>
          <w:lang w:val="en-GB"/>
        </w:rPr>
        <w:tab/>
      </w:r>
      <w:hyperlink w:anchor="_Toc100578815" w:history="1">
        <w:r w:rsidR="001E160C" w:rsidRPr="0029736B">
          <w:rPr>
            <w:rStyle w:val="Hyperlink"/>
            <w:rFonts w:ascii="Arial" w:hAnsi="Arial"/>
            <w:b w:val="0"/>
            <w:bCs w:val="0"/>
            <w:noProof/>
            <w:sz w:val="22"/>
            <w:szCs w:val="22"/>
            <w:u w:val="none"/>
          </w:rPr>
          <w:t>INTRODUCTION AND SUMMARY</w:t>
        </w:r>
        <w:r w:rsidR="00E64CC9"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_Toc100578815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1</w:t>
        </w:r>
        <w:r w:rsidR="001E160C" w:rsidRPr="0029736B">
          <w:rPr>
            <w:rFonts w:ascii="Arial" w:hAnsi="Arial"/>
            <w:b w:val="0"/>
            <w:bCs w:val="0"/>
            <w:noProof/>
            <w:webHidden/>
            <w:sz w:val="22"/>
            <w:szCs w:val="22"/>
          </w:rPr>
          <w:fldChar w:fldCharType="end"/>
        </w:r>
      </w:hyperlink>
    </w:p>
    <w:p w14:paraId="41A30F52" w14:textId="2DD8B735"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16" w:history="1">
        <w:r w:rsidR="001E160C" w:rsidRPr="0029736B">
          <w:rPr>
            <w:rStyle w:val="Hyperlink"/>
            <w:rFonts w:ascii="Arial" w:hAnsi="Arial" w:cs="Arial"/>
            <w:b w:val="0"/>
            <w:bCs w:val="0"/>
            <w:noProof/>
            <w:sz w:val="22"/>
            <w:szCs w:val="22"/>
            <w:u w:val="none"/>
          </w:rPr>
          <w:t>1.1</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Project Background</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_Toc100578816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w:t>
        </w:r>
        <w:r w:rsidR="001E160C" w:rsidRPr="0029736B">
          <w:rPr>
            <w:rFonts w:ascii="Arial" w:hAnsi="Arial" w:cs="Arial"/>
            <w:b w:val="0"/>
            <w:bCs w:val="0"/>
            <w:noProof/>
            <w:webHidden/>
            <w:sz w:val="22"/>
            <w:szCs w:val="22"/>
          </w:rPr>
          <w:fldChar w:fldCharType="end"/>
        </w:r>
      </w:hyperlink>
    </w:p>
    <w:p w14:paraId="278F9DE6" w14:textId="0BC41DC5"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17" w:history="1">
        <w:r w:rsidR="001E160C" w:rsidRPr="0029736B">
          <w:rPr>
            <w:rStyle w:val="Hyperlink"/>
            <w:rFonts w:ascii="Arial" w:hAnsi="Arial" w:cs="Arial"/>
            <w:b w:val="0"/>
            <w:bCs w:val="0"/>
            <w:noProof/>
            <w:sz w:val="22"/>
            <w:szCs w:val="22"/>
            <w:u w:val="none"/>
          </w:rPr>
          <w:t>1.2</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Terms of Reference</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_Toc100578817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w:t>
        </w:r>
        <w:r w:rsidR="001E160C" w:rsidRPr="0029736B">
          <w:rPr>
            <w:rFonts w:ascii="Arial" w:hAnsi="Arial" w:cs="Arial"/>
            <w:b w:val="0"/>
            <w:bCs w:val="0"/>
            <w:noProof/>
            <w:webHidden/>
            <w:sz w:val="22"/>
            <w:szCs w:val="22"/>
          </w:rPr>
          <w:fldChar w:fldCharType="end"/>
        </w:r>
      </w:hyperlink>
    </w:p>
    <w:p w14:paraId="4BA9439D" w14:textId="6772AF57" w:rsidR="001E160C" w:rsidRPr="0029736B" w:rsidRDefault="001E160C"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18" w:history="1">
        <w:r w:rsidRPr="0029736B">
          <w:rPr>
            <w:rStyle w:val="Hyperlink"/>
            <w:rFonts w:ascii="Arial" w:hAnsi="Arial" w:cs="Arial"/>
            <w:b w:val="0"/>
            <w:bCs w:val="0"/>
            <w:noProof/>
            <w:sz w:val="22"/>
            <w:szCs w:val="22"/>
            <w:u w:val="none"/>
          </w:rPr>
          <w:t>1.3</w:t>
        </w:r>
        <w:r w:rsidR="00651FF0" w:rsidRPr="0029736B">
          <w:rPr>
            <w:rStyle w:val="Hyperlink"/>
            <w:rFonts w:ascii="Arial" w:hAnsi="Arial" w:cs="Arial"/>
            <w:b w:val="0"/>
            <w:bCs w:val="0"/>
            <w:noProof/>
            <w:sz w:val="22"/>
            <w:szCs w:val="22"/>
            <w:u w:val="none"/>
          </w:rPr>
          <w:tab/>
        </w:r>
        <w:r w:rsidRPr="0029736B">
          <w:rPr>
            <w:rStyle w:val="Hyperlink"/>
            <w:rFonts w:ascii="Arial" w:hAnsi="Arial" w:cs="Arial"/>
            <w:b w:val="0"/>
            <w:bCs w:val="0"/>
            <w:noProof/>
            <w:sz w:val="22"/>
            <w:szCs w:val="22"/>
            <w:u w:val="none"/>
          </w:rPr>
          <w:t>Report Summary</w:t>
        </w:r>
        <w:r w:rsidRPr="0029736B">
          <w:rPr>
            <w:rFonts w:ascii="Arial" w:hAnsi="Arial" w:cs="Arial"/>
            <w:b w:val="0"/>
            <w:bCs w:val="0"/>
            <w:noProof/>
            <w:webHidden/>
            <w:sz w:val="22"/>
            <w:szCs w:val="22"/>
          </w:rPr>
          <w:tab/>
        </w:r>
        <w:r w:rsidRPr="0029736B">
          <w:rPr>
            <w:rFonts w:ascii="Arial" w:hAnsi="Arial" w:cs="Arial"/>
            <w:b w:val="0"/>
            <w:bCs w:val="0"/>
            <w:noProof/>
            <w:webHidden/>
            <w:sz w:val="22"/>
            <w:szCs w:val="22"/>
          </w:rPr>
          <w:fldChar w:fldCharType="begin"/>
        </w:r>
        <w:r w:rsidRPr="0029736B">
          <w:rPr>
            <w:rFonts w:ascii="Arial" w:hAnsi="Arial" w:cs="Arial"/>
            <w:b w:val="0"/>
            <w:bCs w:val="0"/>
            <w:noProof/>
            <w:webHidden/>
            <w:sz w:val="22"/>
            <w:szCs w:val="22"/>
          </w:rPr>
          <w:instrText xml:space="preserve"> PAGEREF _Toc100578818 \h </w:instrText>
        </w:r>
        <w:r w:rsidRPr="0029736B">
          <w:rPr>
            <w:rFonts w:ascii="Arial" w:hAnsi="Arial" w:cs="Arial"/>
            <w:b w:val="0"/>
            <w:bCs w:val="0"/>
            <w:noProof/>
            <w:webHidden/>
            <w:sz w:val="22"/>
            <w:szCs w:val="22"/>
          </w:rPr>
        </w:r>
        <w:r w:rsidRPr="0029736B">
          <w:rPr>
            <w:rFonts w:ascii="Arial" w:hAnsi="Arial" w:cs="Arial"/>
            <w:b w:val="0"/>
            <w:bCs w:val="0"/>
            <w:noProof/>
            <w:webHidden/>
            <w:sz w:val="22"/>
            <w:szCs w:val="22"/>
          </w:rPr>
          <w:fldChar w:fldCharType="separate"/>
        </w:r>
        <w:r w:rsidRPr="0029736B">
          <w:rPr>
            <w:rFonts w:ascii="Arial" w:hAnsi="Arial" w:cs="Arial"/>
            <w:b w:val="0"/>
            <w:bCs w:val="0"/>
            <w:noProof/>
            <w:webHidden/>
            <w:sz w:val="22"/>
            <w:szCs w:val="22"/>
          </w:rPr>
          <w:t>2</w:t>
        </w:r>
        <w:r w:rsidRPr="0029736B">
          <w:rPr>
            <w:rFonts w:ascii="Arial" w:hAnsi="Arial" w:cs="Arial"/>
            <w:b w:val="0"/>
            <w:bCs w:val="0"/>
            <w:noProof/>
            <w:webHidden/>
            <w:sz w:val="22"/>
            <w:szCs w:val="22"/>
          </w:rPr>
          <w:fldChar w:fldCharType="end"/>
        </w:r>
      </w:hyperlink>
    </w:p>
    <w:p w14:paraId="3793CDAE" w14:textId="40C64177" w:rsidR="001E160C" w:rsidRPr="0029736B" w:rsidRDefault="00AA35E2" w:rsidP="00651FF0">
      <w:pPr>
        <w:pStyle w:val="TOC1"/>
        <w:tabs>
          <w:tab w:val="right" w:pos="9350"/>
        </w:tabs>
        <w:spacing w:before="240" w:after="240"/>
        <w:ind w:left="1418" w:hanging="1418"/>
        <w:rPr>
          <w:rFonts w:ascii="Arial" w:eastAsiaTheme="minorEastAsia" w:hAnsi="Arial"/>
          <w:b w:val="0"/>
          <w:bCs w:val="0"/>
          <w:caps w:val="0"/>
          <w:noProof/>
          <w:sz w:val="22"/>
          <w:szCs w:val="22"/>
          <w:lang w:val="en-IE" w:eastAsia="en-GB"/>
        </w:rPr>
      </w:pPr>
      <w:hyperlink w:anchor="_Toc100578819" w:history="1">
        <w:r w:rsidR="001E160C" w:rsidRPr="0029736B">
          <w:rPr>
            <w:rStyle w:val="Hyperlink"/>
            <w:rFonts w:ascii="Arial" w:hAnsi="Arial"/>
            <w:b w:val="0"/>
            <w:bCs w:val="0"/>
            <w:noProof/>
            <w:sz w:val="22"/>
            <w:szCs w:val="22"/>
            <w:u w:val="none"/>
          </w:rPr>
          <w:t>2</w:t>
        </w:r>
        <w:r w:rsidR="00651FF0" w:rsidRPr="0029736B">
          <w:rPr>
            <w:rStyle w:val="Hyperlink"/>
            <w:rFonts w:ascii="Arial" w:hAnsi="Arial"/>
            <w:b w:val="0"/>
            <w:bCs w:val="0"/>
            <w:noProof/>
            <w:sz w:val="22"/>
            <w:szCs w:val="22"/>
            <w:u w:val="none"/>
          </w:rPr>
          <w:tab/>
        </w:r>
        <w:r w:rsidR="001E160C" w:rsidRPr="0029736B">
          <w:rPr>
            <w:rStyle w:val="Hyperlink"/>
            <w:rFonts w:ascii="Arial" w:hAnsi="Arial"/>
            <w:b w:val="0"/>
            <w:bCs w:val="0"/>
            <w:noProof/>
            <w:sz w:val="22"/>
            <w:szCs w:val="22"/>
            <w:u w:val="none"/>
          </w:rPr>
          <w:t>CONCLUSIONS AND RECOMMENDATIONS</w:t>
        </w:r>
        <w:r w:rsidR="001E160C"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_Toc100578819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3</w:t>
        </w:r>
        <w:r w:rsidR="001E160C" w:rsidRPr="0029736B">
          <w:rPr>
            <w:rFonts w:ascii="Arial" w:hAnsi="Arial"/>
            <w:b w:val="0"/>
            <w:bCs w:val="0"/>
            <w:noProof/>
            <w:webHidden/>
            <w:sz w:val="22"/>
            <w:szCs w:val="22"/>
          </w:rPr>
          <w:fldChar w:fldCharType="end"/>
        </w:r>
      </w:hyperlink>
    </w:p>
    <w:p w14:paraId="3C46586A" w14:textId="3BB86181"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0" w:history="1">
        <w:r w:rsidR="001E160C" w:rsidRPr="0029736B">
          <w:rPr>
            <w:rStyle w:val="Hyperlink"/>
            <w:rFonts w:ascii="Arial" w:hAnsi="Arial" w:cs="Arial"/>
            <w:b w:val="0"/>
            <w:bCs w:val="0"/>
            <w:noProof/>
            <w:sz w:val="22"/>
            <w:szCs w:val="22"/>
            <w:u w:val="none"/>
          </w:rPr>
          <w:t>2.1</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Conclusions</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_Toc100578820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3</w:t>
        </w:r>
        <w:r w:rsidR="001E160C" w:rsidRPr="0029736B">
          <w:rPr>
            <w:rFonts w:ascii="Arial" w:hAnsi="Arial" w:cs="Arial"/>
            <w:b w:val="0"/>
            <w:bCs w:val="0"/>
            <w:noProof/>
            <w:webHidden/>
            <w:sz w:val="22"/>
            <w:szCs w:val="22"/>
          </w:rPr>
          <w:fldChar w:fldCharType="end"/>
        </w:r>
      </w:hyperlink>
    </w:p>
    <w:p w14:paraId="71BAA9EE" w14:textId="1F69A5ED" w:rsidR="001E160C" w:rsidRPr="0029736B" w:rsidRDefault="00AA35E2" w:rsidP="00651FF0">
      <w:pPr>
        <w:pStyle w:val="TOC1"/>
        <w:tabs>
          <w:tab w:val="right" w:pos="9350"/>
        </w:tabs>
        <w:spacing w:before="240" w:after="240"/>
        <w:ind w:left="1418" w:hanging="1418"/>
        <w:rPr>
          <w:rFonts w:ascii="Arial" w:eastAsiaTheme="minorEastAsia" w:hAnsi="Arial"/>
          <w:b w:val="0"/>
          <w:bCs w:val="0"/>
          <w:caps w:val="0"/>
          <w:noProof/>
          <w:sz w:val="22"/>
          <w:szCs w:val="22"/>
          <w:lang w:val="en-IE" w:eastAsia="en-GB"/>
        </w:rPr>
      </w:pPr>
      <w:hyperlink w:anchor="_Toc100578821" w:history="1">
        <w:r w:rsidR="001E160C" w:rsidRPr="0029736B">
          <w:rPr>
            <w:rStyle w:val="Hyperlink"/>
            <w:rFonts w:ascii="Arial" w:hAnsi="Arial"/>
            <w:b w:val="0"/>
            <w:bCs w:val="0"/>
            <w:noProof/>
            <w:sz w:val="22"/>
            <w:szCs w:val="22"/>
            <w:u w:val="none"/>
            <w:lang w:val="en-GB"/>
          </w:rPr>
          <w:t>3</w:t>
        </w:r>
        <w:r w:rsidR="00651FF0" w:rsidRPr="0029736B">
          <w:rPr>
            <w:rStyle w:val="Hyperlink"/>
            <w:rFonts w:ascii="Arial" w:hAnsi="Arial"/>
            <w:b w:val="0"/>
            <w:bCs w:val="0"/>
            <w:noProof/>
            <w:sz w:val="22"/>
            <w:szCs w:val="22"/>
            <w:u w:val="none"/>
            <w:lang w:val="en-GB"/>
          </w:rPr>
          <w:tab/>
        </w:r>
        <w:r w:rsidR="001E160C" w:rsidRPr="0029736B">
          <w:rPr>
            <w:rStyle w:val="Hyperlink"/>
            <w:rFonts w:ascii="Arial" w:hAnsi="Arial"/>
            <w:b w:val="0"/>
            <w:bCs w:val="0"/>
            <w:noProof/>
            <w:sz w:val="22"/>
            <w:szCs w:val="22"/>
            <w:u w:val="none"/>
            <w:lang w:val="en-GB"/>
          </w:rPr>
          <w:t>LITERATURE REVIEW</w:t>
        </w:r>
        <w:r w:rsidR="001E160C"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_Toc100578821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5</w:t>
        </w:r>
        <w:r w:rsidR="001E160C" w:rsidRPr="0029736B">
          <w:rPr>
            <w:rFonts w:ascii="Arial" w:hAnsi="Arial"/>
            <w:b w:val="0"/>
            <w:bCs w:val="0"/>
            <w:noProof/>
            <w:webHidden/>
            <w:sz w:val="22"/>
            <w:szCs w:val="22"/>
          </w:rPr>
          <w:fldChar w:fldCharType="end"/>
        </w:r>
      </w:hyperlink>
    </w:p>
    <w:p w14:paraId="2115FDFB" w14:textId="6ABEFC9A"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2" w:history="1">
        <w:r w:rsidR="001E160C" w:rsidRPr="0029736B">
          <w:rPr>
            <w:rStyle w:val="Hyperlink"/>
            <w:rFonts w:ascii="Arial" w:hAnsi="Arial" w:cs="Arial"/>
            <w:b w:val="0"/>
            <w:bCs w:val="0"/>
            <w:noProof/>
            <w:sz w:val="22"/>
            <w:szCs w:val="22"/>
            <w:u w:val="none"/>
          </w:rPr>
          <w:t>3.1</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Property Valuation Methods and Algorithms</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_Toc100578822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5</w:t>
        </w:r>
        <w:r w:rsidR="001E160C" w:rsidRPr="0029736B">
          <w:rPr>
            <w:rFonts w:ascii="Arial" w:hAnsi="Arial" w:cs="Arial"/>
            <w:b w:val="0"/>
            <w:bCs w:val="0"/>
            <w:noProof/>
            <w:webHidden/>
            <w:sz w:val="22"/>
            <w:szCs w:val="22"/>
          </w:rPr>
          <w:fldChar w:fldCharType="end"/>
        </w:r>
      </w:hyperlink>
    </w:p>
    <w:p w14:paraId="63BD5D06" w14:textId="246537A7" w:rsidR="001E160C" w:rsidRPr="0029736B" w:rsidRDefault="00AA35E2" w:rsidP="00651FF0">
      <w:pPr>
        <w:pStyle w:val="TOC1"/>
        <w:tabs>
          <w:tab w:val="right" w:pos="9350"/>
        </w:tabs>
        <w:spacing w:before="240" w:after="240"/>
        <w:ind w:left="1418" w:hanging="1418"/>
        <w:rPr>
          <w:rFonts w:ascii="Arial" w:eastAsiaTheme="minorEastAsia" w:hAnsi="Arial"/>
          <w:b w:val="0"/>
          <w:bCs w:val="0"/>
          <w:caps w:val="0"/>
          <w:noProof/>
          <w:sz w:val="22"/>
          <w:szCs w:val="22"/>
          <w:lang w:val="en-IE" w:eastAsia="en-GB"/>
        </w:rPr>
      </w:pPr>
      <w:hyperlink w:anchor="_Toc100578823" w:history="1">
        <w:r w:rsidR="001E160C" w:rsidRPr="0029736B">
          <w:rPr>
            <w:rStyle w:val="Hyperlink"/>
            <w:rFonts w:ascii="Arial" w:hAnsi="Arial"/>
            <w:b w:val="0"/>
            <w:bCs w:val="0"/>
            <w:noProof/>
            <w:sz w:val="22"/>
            <w:szCs w:val="22"/>
            <w:u w:val="none"/>
            <w:lang w:val="en-GB"/>
          </w:rPr>
          <w:t>4</w:t>
        </w:r>
        <w:r w:rsidR="00651FF0" w:rsidRPr="0029736B">
          <w:rPr>
            <w:rStyle w:val="Hyperlink"/>
            <w:rFonts w:ascii="Arial" w:hAnsi="Arial"/>
            <w:b w:val="0"/>
            <w:bCs w:val="0"/>
            <w:noProof/>
            <w:sz w:val="22"/>
            <w:szCs w:val="22"/>
            <w:u w:val="none"/>
            <w:lang w:val="en-GB"/>
          </w:rPr>
          <w:tab/>
        </w:r>
        <w:r w:rsidR="001E160C" w:rsidRPr="0029736B">
          <w:rPr>
            <w:rStyle w:val="Hyperlink"/>
            <w:rFonts w:ascii="Arial" w:hAnsi="Arial"/>
            <w:b w:val="0"/>
            <w:bCs w:val="0"/>
            <w:noProof/>
            <w:sz w:val="22"/>
            <w:szCs w:val="22"/>
            <w:u w:val="none"/>
            <w:lang w:val="en-GB"/>
          </w:rPr>
          <w:t>DATA ANALYSIS AND PREPARATION</w:t>
        </w:r>
        <w:r w:rsidR="001E160C"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_Toc100578823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11</w:t>
        </w:r>
        <w:r w:rsidR="001E160C" w:rsidRPr="0029736B">
          <w:rPr>
            <w:rFonts w:ascii="Arial" w:hAnsi="Arial"/>
            <w:b w:val="0"/>
            <w:bCs w:val="0"/>
            <w:noProof/>
            <w:webHidden/>
            <w:sz w:val="22"/>
            <w:szCs w:val="22"/>
          </w:rPr>
          <w:fldChar w:fldCharType="end"/>
        </w:r>
      </w:hyperlink>
    </w:p>
    <w:p w14:paraId="72A69D06" w14:textId="6BC02CB5"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4" w:history="1">
        <w:r w:rsidR="001E160C" w:rsidRPr="0029736B">
          <w:rPr>
            <w:rStyle w:val="Hyperlink"/>
            <w:rFonts w:ascii="Arial" w:hAnsi="Arial" w:cs="Arial"/>
            <w:b w:val="0"/>
            <w:bCs w:val="0"/>
            <w:noProof/>
            <w:sz w:val="22"/>
            <w:szCs w:val="22"/>
            <w:u w:val="none"/>
          </w:rPr>
          <w:t>4.1</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Data Profile</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_Toc100578824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11</w:t>
        </w:r>
        <w:r w:rsidR="001E160C" w:rsidRPr="0029736B">
          <w:rPr>
            <w:rFonts w:ascii="Arial" w:hAnsi="Arial" w:cs="Arial"/>
            <w:b w:val="0"/>
            <w:bCs w:val="0"/>
            <w:noProof/>
            <w:webHidden/>
            <w:sz w:val="22"/>
            <w:szCs w:val="22"/>
          </w:rPr>
          <w:fldChar w:fldCharType="end"/>
        </w:r>
      </w:hyperlink>
    </w:p>
    <w:p w14:paraId="7CE2D3F4" w14:textId="3B785ADB"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5" w:history="1">
        <w:r w:rsidR="001E160C" w:rsidRPr="0029736B">
          <w:rPr>
            <w:rStyle w:val="Hyperlink"/>
            <w:rFonts w:ascii="Arial" w:hAnsi="Arial" w:cs="Arial"/>
            <w:b w:val="0"/>
            <w:bCs w:val="0"/>
            <w:noProof/>
            <w:sz w:val="22"/>
            <w:szCs w:val="22"/>
            <w:u w:val="none"/>
          </w:rPr>
          <w:t>4.2</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Exploratory Data Analysis</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_Toc100578825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12</w:t>
        </w:r>
        <w:r w:rsidR="001E160C" w:rsidRPr="0029736B">
          <w:rPr>
            <w:rFonts w:ascii="Arial" w:hAnsi="Arial" w:cs="Arial"/>
            <w:b w:val="0"/>
            <w:bCs w:val="0"/>
            <w:noProof/>
            <w:webHidden/>
            <w:sz w:val="22"/>
            <w:szCs w:val="22"/>
          </w:rPr>
          <w:fldChar w:fldCharType="end"/>
        </w:r>
      </w:hyperlink>
    </w:p>
    <w:p w14:paraId="24EA43AF" w14:textId="6F52B68E"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6" w:history="1">
        <w:r w:rsidR="001E160C" w:rsidRPr="0029736B">
          <w:rPr>
            <w:rStyle w:val="Hyperlink"/>
            <w:rFonts w:ascii="Arial" w:hAnsi="Arial" w:cs="Arial"/>
            <w:b w:val="0"/>
            <w:bCs w:val="0"/>
            <w:noProof/>
            <w:sz w:val="22"/>
            <w:szCs w:val="22"/>
            <w:u w:val="none"/>
          </w:rPr>
          <w:t>4.3</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Data Pre-processing</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_Toc100578826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14</w:t>
        </w:r>
        <w:r w:rsidR="001E160C" w:rsidRPr="0029736B">
          <w:rPr>
            <w:rFonts w:ascii="Arial" w:hAnsi="Arial" w:cs="Arial"/>
            <w:b w:val="0"/>
            <w:bCs w:val="0"/>
            <w:noProof/>
            <w:webHidden/>
            <w:sz w:val="22"/>
            <w:szCs w:val="22"/>
          </w:rPr>
          <w:fldChar w:fldCharType="end"/>
        </w:r>
      </w:hyperlink>
    </w:p>
    <w:p w14:paraId="4A3356C8" w14:textId="16CA70B6" w:rsidR="001E160C" w:rsidRPr="0029736B" w:rsidRDefault="00AA35E2" w:rsidP="00651FF0">
      <w:pPr>
        <w:pStyle w:val="TOC1"/>
        <w:tabs>
          <w:tab w:val="right" w:pos="9350"/>
        </w:tabs>
        <w:spacing w:before="240" w:after="240"/>
        <w:ind w:left="1418" w:hanging="1418"/>
        <w:rPr>
          <w:rFonts w:ascii="Arial" w:eastAsiaTheme="minorEastAsia" w:hAnsi="Arial"/>
          <w:b w:val="0"/>
          <w:bCs w:val="0"/>
          <w:caps w:val="0"/>
          <w:noProof/>
          <w:sz w:val="22"/>
          <w:szCs w:val="22"/>
          <w:lang w:val="en-IE" w:eastAsia="en-GB"/>
        </w:rPr>
      </w:pPr>
      <w:hyperlink w:anchor="_Toc100578827" w:history="1">
        <w:r w:rsidR="001E160C" w:rsidRPr="0029736B">
          <w:rPr>
            <w:rStyle w:val="Hyperlink"/>
            <w:rFonts w:ascii="Arial" w:hAnsi="Arial"/>
            <w:b w:val="0"/>
            <w:bCs w:val="0"/>
            <w:noProof/>
            <w:sz w:val="22"/>
            <w:szCs w:val="22"/>
            <w:u w:val="none"/>
            <w:lang w:val="en-GB"/>
          </w:rPr>
          <w:t>5</w:t>
        </w:r>
        <w:r w:rsidR="00651FF0" w:rsidRPr="0029736B">
          <w:rPr>
            <w:rStyle w:val="Hyperlink"/>
            <w:rFonts w:ascii="Arial" w:hAnsi="Arial"/>
            <w:b w:val="0"/>
            <w:bCs w:val="0"/>
            <w:noProof/>
            <w:sz w:val="22"/>
            <w:szCs w:val="22"/>
            <w:u w:val="none"/>
            <w:lang w:val="en-GB"/>
          </w:rPr>
          <w:tab/>
        </w:r>
        <w:r w:rsidR="001E160C" w:rsidRPr="0029736B">
          <w:rPr>
            <w:rStyle w:val="Hyperlink"/>
            <w:rFonts w:ascii="Arial" w:hAnsi="Arial"/>
            <w:b w:val="0"/>
            <w:bCs w:val="0"/>
            <w:noProof/>
            <w:sz w:val="22"/>
            <w:szCs w:val="22"/>
            <w:u w:val="none"/>
            <w:lang w:val="en-GB"/>
          </w:rPr>
          <w:t>MODEL SELECTION, TRAINING AND TESTING</w:t>
        </w:r>
        <w:r w:rsidR="001E160C"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_Toc100578827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16</w:t>
        </w:r>
        <w:r w:rsidR="001E160C" w:rsidRPr="0029736B">
          <w:rPr>
            <w:rFonts w:ascii="Arial" w:hAnsi="Arial"/>
            <w:b w:val="0"/>
            <w:bCs w:val="0"/>
            <w:noProof/>
            <w:webHidden/>
            <w:sz w:val="22"/>
            <w:szCs w:val="22"/>
          </w:rPr>
          <w:fldChar w:fldCharType="end"/>
        </w:r>
      </w:hyperlink>
    </w:p>
    <w:p w14:paraId="2E951810" w14:textId="67006FB5"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8" w:history="1">
        <w:r w:rsidR="001E160C" w:rsidRPr="0029736B">
          <w:rPr>
            <w:rStyle w:val="Hyperlink"/>
            <w:rFonts w:ascii="Arial" w:hAnsi="Arial" w:cs="Arial"/>
            <w:b w:val="0"/>
            <w:bCs w:val="0"/>
            <w:noProof/>
            <w:sz w:val="22"/>
            <w:szCs w:val="22"/>
            <w:u w:val="none"/>
          </w:rPr>
          <w:t>5.1</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Price Prediction Model</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_Toc100578828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16</w:t>
        </w:r>
        <w:r w:rsidR="001E160C" w:rsidRPr="0029736B">
          <w:rPr>
            <w:rFonts w:ascii="Arial" w:hAnsi="Arial" w:cs="Arial"/>
            <w:b w:val="0"/>
            <w:bCs w:val="0"/>
            <w:noProof/>
            <w:webHidden/>
            <w:sz w:val="22"/>
            <w:szCs w:val="22"/>
          </w:rPr>
          <w:fldChar w:fldCharType="end"/>
        </w:r>
      </w:hyperlink>
    </w:p>
    <w:p w14:paraId="28C8FCC0" w14:textId="58704B2A" w:rsidR="001E160C" w:rsidRPr="0029736B" w:rsidRDefault="00AA35E2" w:rsidP="00651FF0">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29" w:history="1">
        <w:r w:rsidR="001E160C" w:rsidRPr="0029736B">
          <w:rPr>
            <w:rStyle w:val="Hyperlink"/>
            <w:rFonts w:ascii="Arial" w:hAnsi="Arial" w:cs="Arial"/>
            <w:b w:val="0"/>
            <w:bCs w:val="0"/>
            <w:noProof/>
            <w:sz w:val="22"/>
            <w:szCs w:val="22"/>
            <w:u w:val="none"/>
          </w:rPr>
          <w:t xml:space="preserve">5.2 </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Location Prediction Model (Classification)</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_Toc100578829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20</w:t>
        </w:r>
        <w:r w:rsidR="001E160C" w:rsidRPr="0029736B">
          <w:rPr>
            <w:rFonts w:ascii="Arial" w:hAnsi="Arial" w:cs="Arial"/>
            <w:b w:val="0"/>
            <w:bCs w:val="0"/>
            <w:noProof/>
            <w:webHidden/>
            <w:sz w:val="22"/>
            <w:szCs w:val="22"/>
          </w:rPr>
          <w:fldChar w:fldCharType="end"/>
        </w:r>
      </w:hyperlink>
    </w:p>
    <w:p w14:paraId="0FD15501" w14:textId="6CB6D06A" w:rsidR="00651FF0" w:rsidRPr="0029736B" w:rsidRDefault="00AA35E2" w:rsidP="00651FF0">
      <w:pPr>
        <w:pStyle w:val="TOC1"/>
        <w:tabs>
          <w:tab w:val="right" w:pos="9350"/>
        </w:tabs>
        <w:spacing w:before="240" w:after="240"/>
        <w:ind w:left="1418" w:hanging="1418"/>
        <w:rPr>
          <w:rFonts w:ascii="Arial" w:hAnsi="Arial"/>
          <w:b w:val="0"/>
          <w:bCs w:val="0"/>
          <w:noProof/>
          <w:color w:val="000080"/>
          <w:sz w:val="22"/>
          <w:szCs w:val="22"/>
        </w:rPr>
      </w:pPr>
      <w:hyperlink w:anchor="_Toc100578830" w:history="1">
        <w:r w:rsidR="001E160C" w:rsidRPr="0029736B">
          <w:rPr>
            <w:rStyle w:val="Hyperlink"/>
            <w:rFonts w:ascii="Arial" w:hAnsi="Arial"/>
            <w:b w:val="0"/>
            <w:bCs w:val="0"/>
            <w:noProof/>
            <w:sz w:val="22"/>
            <w:szCs w:val="22"/>
            <w:u w:val="none"/>
            <w:lang w:val="en-GB"/>
          </w:rPr>
          <w:t xml:space="preserve">6 </w:t>
        </w:r>
        <w:r w:rsidR="00651FF0" w:rsidRPr="0029736B">
          <w:rPr>
            <w:rStyle w:val="Hyperlink"/>
            <w:rFonts w:ascii="Arial" w:hAnsi="Arial"/>
            <w:b w:val="0"/>
            <w:bCs w:val="0"/>
            <w:noProof/>
            <w:sz w:val="22"/>
            <w:szCs w:val="22"/>
            <w:u w:val="none"/>
            <w:lang w:val="en-GB"/>
          </w:rPr>
          <w:tab/>
        </w:r>
        <w:r w:rsidR="001E160C" w:rsidRPr="0029736B">
          <w:rPr>
            <w:rStyle w:val="Hyperlink"/>
            <w:rFonts w:ascii="Arial" w:hAnsi="Arial"/>
            <w:b w:val="0"/>
            <w:bCs w:val="0"/>
            <w:noProof/>
            <w:sz w:val="22"/>
            <w:szCs w:val="22"/>
            <w:u w:val="none"/>
            <w:lang w:val="en-GB"/>
          </w:rPr>
          <w:t>LIMITATIONS AND FURTHER WORK</w:t>
        </w:r>
        <w:r w:rsidR="001E160C" w:rsidRPr="0029736B">
          <w:rPr>
            <w:rFonts w:ascii="Arial" w:hAnsi="Arial"/>
            <w:b w:val="0"/>
            <w:bCs w:val="0"/>
            <w:noProof/>
            <w:webHidden/>
            <w:sz w:val="22"/>
            <w:szCs w:val="22"/>
          </w:rPr>
          <w:tab/>
        </w:r>
        <w:r w:rsidR="001E160C" w:rsidRPr="0029736B">
          <w:rPr>
            <w:rFonts w:ascii="Arial" w:hAnsi="Arial"/>
            <w:b w:val="0"/>
            <w:bCs w:val="0"/>
            <w:noProof/>
            <w:webHidden/>
            <w:sz w:val="22"/>
            <w:szCs w:val="22"/>
          </w:rPr>
          <w:fldChar w:fldCharType="begin"/>
        </w:r>
        <w:r w:rsidR="001E160C" w:rsidRPr="0029736B">
          <w:rPr>
            <w:rFonts w:ascii="Arial" w:hAnsi="Arial"/>
            <w:b w:val="0"/>
            <w:bCs w:val="0"/>
            <w:noProof/>
            <w:webHidden/>
            <w:sz w:val="22"/>
            <w:szCs w:val="22"/>
          </w:rPr>
          <w:instrText xml:space="preserve"> PAGEREF _Toc100578830 \h </w:instrText>
        </w:r>
        <w:r w:rsidR="001E160C" w:rsidRPr="0029736B">
          <w:rPr>
            <w:rFonts w:ascii="Arial" w:hAnsi="Arial"/>
            <w:b w:val="0"/>
            <w:bCs w:val="0"/>
            <w:noProof/>
            <w:webHidden/>
            <w:sz w:val="22"/>
            <w:szCs w:val="22"/>
          </w:rPr>
        </w:r>
        <w:r w:rsidR="001E160C" w:rsidRPr="0029736B">
          <w:rPr>
            <w:rFonts w:ascii="Arial" w:hAnsi="Arial"/>
            <w:b w:val="0"/>
            <w:bCs w:val="0"/>
            <w:noProof/>
            <w:webHidden/>
            <w:sz w:val="22"/>
            <w:szCs w:val="22"/>
          </w:rPr>
          <w:fldChar w:fldCharType="separate"/>
        </w:r>
        <w:r w:rsidR="001E160C" w:rsidRPr="0029736B">
          <w:rPr>
            <w:rFonts w:ascii="Arial" w:hAnsi="Arial"/>
            <w:b w:val="0"/>
            <w:bCs w:val="0"/>
            <w:noProof/>
            <w:webHidden/>
            <w:sz w:val="22"/>
            <w:szCs w:val="22"/>
          </w:rPr>
          <w:t>24</w:t>
        </w:r>
        <w:r w:rsidR="001E160C" w:rsidRPr="0029736B">
          <w:rPr>
            <w:rFonts w:ascii="Arial" w:hAnsi="Arial"/>
            <w:b w:val="0"/>
            <w:bCs w:val="0"/>
            <w:noProof/>
            <w:webHidden/>
            <w:sz w:val="22"/>
            <w:szCs w:val="22"/>
          </w:rPr>
          <w:fldChar w:fldCharType="end"/>
        </w:r>
      </w:hyperlink>
    </w:p>
    <w:p w14:paraId="0DC26A90" w14:textId="153BC5A8" w:rsidR="001E160C" w:rsidRPr="0029736B" w:rsidRDefault="001E160C" w:rsidP="0029736B">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31" w:history="1">
        <w:r w:rsidRPr="0029736B">
          <w:rPr>
            <w:rStyle w:val="Hyperlink"/>
            <w:rFonts w:ascii="Arial" w:hAnsi="Arial" w:cs="Arial"/>
            <w:b w:val="0"/>
            <w:bCs w:val="0"/>
            <w:noProof/>
            <w:sz w:val="22"/>
            <w:szCs w:val="22"/>
            <w:u w:val="none"/>
          </w:rPr>
          <w:t xml:space="preserve">6.1 </w:t>
        </w:r>
        <w:r w:rsidR="00651FF0" w:rsidRPr="0029736B">
          <w:rPr>
            <w:rStyle w:val="Hyperlink"/>
            <w:rFonts w:ascii="Arial" w:hAnsi="Arial" w:cs="Arial"/>
            <w:b w:val="0"/>
            <w:bCs w:val="0"/>
            <w:noProof/>
            <w:sz w:val="22"/>
            <w:szCs w:val="22"/>
            <w:u w:val="none"/>
          </w:rPr>
          <w:tab/>
        </w:r>
        <w:r w:rsidRPr="0029736B">
          <w:rPr>
            <w:rStyle w:val="Hyperlink"/>
            <w:rFonts w:ascii="Arial" w:hAnsi="Arial" w:cs="Arial"/>
            <w:b w:val="0"/>
            <w:bCs w:val="0"/>
            <w:noProof/>
            <w:sz w:val="22"/>
            <w:szCs w:val="22"/>
            <w:u w:val="none"/>
          </w:rPr>
          <w:t>Limitations</w:t>
        </w:r>
        <w:r w:rsidRPr="0029736B">
          <w:rPr>
            <w:rFonts w:ascii="Arial" w:hAnsi="Arial" w:cs="Arial"/>
            <w:b w:val="0"/>
            <w:bCs w:val="0"/>
            <w:noProof/>
            <w:webHidden/>
            <w:sz w:val="22"/>
            <w:szCs w:val="22"/>
          </w:rPr>
          <w:tab/>
        </w:r>
        <w:r w:rsidRPr="0029736B">
          <w:rPr>
            <w:rFonts w:ascii="Arial" w:hAnsi="Arial" w:cs="Arial"/>
            <w:b w:val="0"/>
            <w:bCs w:val="0"/>
            <w:noProof/>
            <w:webHidden/>
            <w:sz w:val="22"/>
            <w:szCs w:val="22"/>
          </w:rPr>
          <w:fldChar w:fldCharType="begin"/>
        </w:r>
        <w:r w:rsidRPr="0029736B">
          <w:rPr>
            <w:rFonts w:ascii="Arial" w:hAnsi="Arial" w:cs="Arial"/>
            <w:b w:val="0"/>
            <w:bCs w:val="0"/>
            <w:noProof/>
            <w:webHidden/>
            <w:sz w:val="22"/>
            <w:szCs w:val="22"/>
          </w:rPr>
          <w:instrText xml:space="preserve"> PAGEREF _Toc100578831 \h </w:instrText>
        </w:r>
        <w:r w:rsidRPr="0029736B">
          <w:rPr>
            <w:rFonts w:ascii="Arial" w:hAnsi="Arial" w:cs="Arial"/>
            <w:b w:val="0"/>
            <w:bCs w:val="0"/>
            <w:noProof/>
            <w:webHidden/>
            <w:sz w:val="22"/>
            <w:szCs w:val="22"/>
          </w:rPr>
        </w:r>
        <w:r w:rsidRPr="0029736B">
          <w:rPr>
            <w:rFonts w:ascii="Arial" w:hAnsi="Arial" w:cs="Arial"/>
            <w:b w:val="0"/>
            <w:bCs w:val="0"/>
            <w:noProof/>
            <w:webHidden/>
            <w:sz w:val="22"/>
            <w:szCs w:val="22"/>
          </w:rPr>
          <w:fldChar w:fldCharType="separate"/>
        </w:r>
        <w:r w:rsidRPr="0029736B">
          <w:rPr>
            <w:rFonts w:ascii="Arial" w:hAnsi="Arial" w:cs="Arial"/>
            <w:b w:val="0"/>
            <w:bCs w:val="0"/>
            <w:noProof/>
            <w:webHidden/>
            <w:sz w:val="22"/>
            <w:szCs w:val="22"/>
          </w:rPr>
          <w:t>24</w:t>
        </w:r>
        <w:r w:rsidRPr="0029736B">
          <w:rPr>
            <w:rFonts w:ascii="Arial" w:hAnsi="Arial" w:cs="Arial"/>
            <w:b w:val="0"/>
            <w:bCs w:val="0"/>
            <w:noProof/>
            <w:webHidden/>
            <w:sz w:val="22"/>
            <w:szCs w:val="22"/>
          </w:rPr>
          <w:fldChar w:fldCharType="end"/>
        </w:r>
      </w:hyperlink>
    </w:p>
    <w:p w14:paraId="767ED7A6" w14:textId="311A7627" w:rsidR="001E160C" w:rsidRPr="0029736B" w:rsidRDefault="00AA35E2" w:rsidP="0029736B">
      <w:pPr>
        <w:pStyle w:val="TOC2"/>
        <w:tabs>
          <w:tab w:val="right" w:pos="9350"/>
        </w:tabs>
        <w:spacing w:before="120"/>
        <w:ind w:left="1418" w:hanging="1418"/>
        <w:rPr>
          <w:rFonts w:ascii="Arial" w:eastAsiaTheme="minorEastAsia" w:hAnsi="Arial" w:cs="Arial"/>
          <w:b w:val="0"/>
          <w:bCs w:val="0"/>
          <w:noProof/>
          <w:sz w:val="22"/>
          <w:szCs w:val="22"/>
          <w:lang w:val="en-IE" w:eastAsia="en-GB"/>
        </w:rPr>
      </w:pPr>
      <w:hyperlink w:anchor="_Toc100578832" w:history="1">
        <w:r w:rsidR="001E160C" w:rsidRPr="0029736B">
          <w:rPr>
            <w:rStyle w:val="Hyperlink"/>
            <w:rFonts w:ascii="Arial" w:hAnsi="Arial" w:cs="Arial"/>
            <w:b w:val="0"/>
            <w:bCs w:val="0"/>
            <w:noProof/>
            <w:sz w:val="22"/>
            <w:szCs w:val="22"/>
            <w:u w:val="none"/>
          </w:rPr>
          <w:t xml:space="preserve">6.2 </w:t>
        </w:r>
        <w:r w:rsidR="00651FF0" w:rsidRPr="0029736B">
          <w:rPr>
            <w:rStyle w:val="Hyperlink"/>
            <w:rFonts w:ascii="Arial" w:hAnsi="Arial" w:cs="Arial"/>
            <w:b w:val="0"/>
            <w:bCs w:val="0"/>
            <w:noProof/>
            <w:sz w:val="22"/>
            <w:szCs w:val="22"/>
            <w:u w:val="none"/>
          </w:rPr>
          <w:tab/>
        </w:r>
        <w:r w:rsidR="001E160C" w:rsidRPr="0029736B">
          <w:rPr>
            <w:rStyle w:val="Hyperlink"/>
            <w:rFonts w:ascii="Arial" w:hAnsi="Arial" w:cs="Arial"/>
            <w:b w:val="0"/>
            <w:bCs w:val="0"/>
            <w:noProof/>
            <w:sz w:val="22"/>
            <w:szCs w:val="22"/>
            <w:u w:val="none"/>
          </w:rPr>
          <w:t>Further Work</w:t>
        </w:r>
        <w:r w:rsidR="001E160C" w:rsidRPr="0029736B">
          <w:rPr>
            <w:rFonts w:ascii="Arial" w:hAnsi="Arial" w:cs="Arial"/>
            <w:b w:val="0"/>
            <w:bCs w:val="0"/>
            <w:noProof/>
            <w:webHidden/>
            <w:sz w:val="22"/>
            <w:szCs w:val="22"/>
          </w:rPr>
          <w:tab/>
        </w:r>
        <w:r w:rsidR="001E160C" w:rsidRPr="0029736B">
          <w:rPr>
            <w:rFonts w:ascii="Arial" w:hAnsi="Arial" w:cs="Arial"/>
            <w:b w:val="0"/>
            <w:bCs w:val="0"/>
            <w:noProof/>
            <w:webHidden/>
            <w:sz w:val="22"/>
            <w:szCs w:val="22"/>
          </w:rPr>
          <w:fldChar w:fldCharType="begin"/>
        </w:r>
        <w:r w:rsidR="001E160C" w:rsidRPr="0029736B">
          <w:rPr>
            <w:rFonts w:ascii="Arial" w:hAnsi="Arial" w:cs="Arial"/>
            <w:b w:val="0"/>
            <w:bCs w:val="0"/>
            <w:noProof/>
            <w:webHidden/>
            <w:sz w:val="22"/>
            <w:szCs w:val="22"/>
          </w:rPr>
          <w:instrText xml:space="preserve"> PAGEREF _Toc100578832 \h </w:instrText>
        </w:r>
        <w:r w:rsidR="001E160C" w:rsidRPr="0029736B">
          <w:rPr>
            <w:rFonts w:ascii="Arial" w:hAnsi="Arial" w:cs="Arial"/>
            <w:b w:val="0"/>
            <w:bCs w:val="0"/>
            <w:noProof/>
            <w:webHidden/>
            <w:sz w:val="22"/>
            <w:szCs w:val="22"/>
          </w:rPr>
        </w:r>
        <w:r w:rsidR="001E160C" w:rsidRPr="0029736B">
          <w:rPr>
            <w:rFonts w:ascii="Arial" w:hAnsi="Arial" w:cs="Arial"/>
            <w:b w:val="0"/>
            <w:bCs w:val="0"/>
            <w:noProof/>
            <w:webHidden/>
            <w:sz w:val="22"/>
            <w:szCs w:val="22"/>
          </w:rPr>
          <w:fldChar w:fldCharType="separate"/>
        </w:r>
        <w:r w:rsidR="001E160C" w:rsidRPr="0029736B">
          <w:rPr>
            <w:rFonts w:ascii="Arial" w:hAnsi="Arial" w:cs="Arial"/>
            <w:b w:val="0"/>
            <w:bCs w:val="0"/>
            <w:noProof/>
            <w:webHidden/>
            <w:sz w:val="22"/>
            <w:szCs w:val="22"/>
          </w:rPr>
          <w:t>24</w:t>
        </w:r>
        <w:r w:rsidR="001E160C" w:rsidRPr="0029736B">
          <w:rPr>
            <w:rFonts w:ascii="Arial" w:hAnsi="Arial" w:cs="Arial"/>
            <w:b w:val="0"/>
            <w:bCs w:val="0"/>
            <w:noProof/>
            <w:webHidden/>
            <w:sz w:val="22"/>
            <w:szCs w:val="22"/>
          </w:rPr>
          <w:fldChar w:fldCharType="end"/>
        </w:r>
      </w:hyperlink>
    </w:p>
    <w:p w14:paraId="56C63B19" w14:textId="07E7FE06" w:rsidR="00930273" w:rsidRPr="001E160C" w:rsidRDefault="001E160C" w:rsidP="00651FF0">
      <w:pPr>
        <w:widowControl/>
        <w:ind w:left="1418" w:hanging="1418"/>
        <w:rPr>
          <w:rFonts w:eastAsia="Times New Roman"/>
          <w:b/>
          <w:bCs/>
          <w:smallCaps/>
          <w:spacing w:val="5"/>
          <w:sz w:val="26"/>
          <w:szCs w:val="26"/>
          <w:lang w:val="en-GB"/>
        </w:rPr>
      </w:pPr>
      <w:r w:rsidRPr="0029736B">
        <w:rPr>
          <w:rFonts w:eastAsia="Times New Roman"/>
          <w:smallCaps/>
          <w:spacing w:val="5"/>
          <w:lang w:val="en-GB"/>
        </w:rPr>
        <w:fldChar w:fldCharType="end"/>
      </w:r>
      <w:r w:rsidR="00930273" w:rsidRPr="001E160C">
        <w:rPr>
          <w:rFonts w:eastAsia="Times New Roman"/>
          <w:b/>
          <w:bCs/>
          <w:smallCaps/>
          <w:spacing w:val="5"/>
          <w:sz w:val="26"/>
          <w:szCs w:val="26"/>
          <w:lang w:val="en-GB"/>
        </w:rPr>
        <w:br w:type="page"/>
      </w:r>
    </w:p>
    <w:p w14:paraId="182CA0F0" w14:textId="3C1B8607" w:rsidR="00930273" w:rsidRPr="00890950" w:rsidRDefault="00930273" w:rsidP="00F21B3B">
      <w:pPr>
        <w:pStyle w:val="Heading1"/>
        <w:ind w:hanging="567"/>
      </w:pPr>
      <w:bookmarkStart w:id="11" w:name="_Toc100578331"/>
      <w:bookmarkStart w:id="12" w:name="_Toc100578815"/>
      <w:r w:rsidRPr="00890950">
        <w:t>1 INTRODUCTION AND SUMMARY</w:t>
      </w:r>
      <w:bookmarkEnd w:id="10"/>
      <w:bookmarkEnd w:id="11"/>
      <w:bookmarkEnd w:id="12"/>
    </w:p>
    <w:p w14:paraId="0326E771" w14:textId="2F712098"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introduces the project background and the terms of reference. It also includes a summary of the remaining chapters in this report. </w:t>
      </w:r>
    </w:p>
    <w:p w14:paraId="06897BC6" w14:textId="77777777" w:rsidR="00930273" w:rsidRPr="00D55EBB" w:rsidRDefault="00930273" w:rsidP="00F21B3B">
      <w:pPr>
        <w:pStyle w:val="Heading2"/>
        <w:ind w:hanging="567"/>
      </w:pPr>
      <w:bookmarkStart w:id="13" w:name="_Toc100578332"/>
      <w:bookmarkStart w:id="14" w:name="_Toc100578816"/>
      <w:r w:rsidRPr="00D55EBB">
        <w:t>1.1 Project Background</w:t>
      </w:r>
      <w:bookmarkEnd w:id="13"/>
      <w:bookmarkEnd w:id="14"/>
    </w:p>
    <w:p w14:paraId="635E045E" w14:textId="214AB249"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Irish property market has proven itself to be robust against major macroeconomic events, firstly recovering quickly from the market crash in 2008</w:t>
      </w:r>
      <w:ins w:id="15" w:author="Mary Williams" w:date="2022-04-11T20:50:00Z">
        <w:r w:rsidR="004158BE">
          <w:rPr>
            <w:rFonts w:eastAsia="Times New Roman"/>
            <w:lang w:val="en-GB"/>
          </w:rPr>
          <w:t>,</w:t>
        </w:r>
      </w:ins>
      <w:r w:rsidRPr="00930273">
        <w:rPr>
          <w:rFonts w:eastAsia="Times New Roman"/>
          <w:lang w:val="en-GB"/>
        </w:rPr>
        <w:t xml:space="preserve"> going from -22% in 2011 to +22% in 2014, and yet again as house prices rose 7.7% in 2021, despite the Covid-19 pandemic</w:t>
      </w:r>
      <w:sdt>
        <w:sdtPr>
          <w:rPr>
            <w:rFonts w:eastAsia="Times New Roman"/>
            <w:lang w:val="en-GB"/>
          </w:rPr>
          <w:id w:val="-88388757"/>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The continued price growth in the Irish housing market</w:t>
      </w:r>
      <w:ins w:id="16" w:author="Mary Williams" w:date="2022-04-11T21:58:00Z">
        <w:r w:rsidR="005977E7">
          <w:rPr>
            <w:rFonts w:eastAsia="Times New Roman"/>
            <w:lang w:val="en-GB"/>
          </w:rPr>
          <w:t>,</w:t>
        </w:r>
      </w:ins>
      <w:r w:rsidRPr="00930273">
        <w:rPr>
          <w:rFonts w:eastAsia="Times New Roman"/>
          <w:lang w:val="en-GB"/>
        </w:rPr>
        <w:t xml:space="preserve"> even in the face of these major events</w:t>
      </w:r>
      <w:ins w:id="17" w:author="Mary Williams" w:date="2022-04-11T21:58:00Z">
        <w:r w:rsidR="005977E7">
          <w:rPr>
            <w:rFonts w:eastAsia="Times New Roman"/>
            <w:lang w:val="en-GB"/>
          </w:rPr>
          <w:t>,</w:t>
        </w:r>
      </w:ins>
      <w:r w:rsidRPr="00930273">
        <w:rPr>
          <w:rFonts w:eastAsia="Times New Roman"/>
          <w:lang w:val="en-GB"/>
        </w:rPr>
        <w:t xml:space="preserve"> is driven by the long-term market dynamic whereby housing demand far outweighs supply. In fact, the stock of houses for sale is at an </w:t>
      </w:r>
      <w:proofErr w:type="spellStart"/>
      <w:r w:rsidRPr="00930273">
        <w:rPr>
          <w:rFonts w:eastAsia="Times New Roman"/>
          <w:lang w:val="en-GB"/>
        </w:rPr>
        <w:t>all time</w:t>
      </w:r>
      <w:proofErr w:type="spellEnd"/>
      <w:r w:rsidRPr="00930273">
        <w:rPr>
          <w:rFonts w:eastAsia="Times New Roman"/>
          <w:lang w:val="en-GB"/>
        </w:rPr>
        <w:t xml:space="preserve"> low</w:t>
      </w:r>
      <w:ins w:id="18" w:author="Mary Williams" w:date="2022-04-11T21:59:00Z">
        <w:r w:rsidR="005977E7">
          <w:rPr>
            <w:rFonts w:eastAsia="Times New Roman"/>
            <w:lang w:val="en-GB"/>
          </w:rPr>
          <w:t>,</w:t>
        </w:r>
      </w:ins>
      <w:r w:rsidRPr="00930273">
        <w:rPr>
          <w:rFonts w:eastAsia="Times New Roman"/>
          <w:lang w:val="en-GB"/>
        </w:rPr>
        <w:t xml:space="preserve"> with just under 11,500 properties for sale on Daft.ie in December of 2021 as compared with close to 60,000 in 2012</w:t>
      </w:r>
      <w:sdt>
        <w:sdtPr>
          <w:rPr>
            <w:rFonts w:eastAsia="Times New Roman"/>
            <w:lang w:val="en-GB"/>
          </w:rPr>
          <w:id w:val="1861315252"/>
          <w:citation/>
        </w:sdtPr>
        <w:sdtEndPr/>
        <w:sdtContent>
          <w:r w:rsidRPr="00930273">
            <w:rPr>
              <w:rFonts w:eastAsia="Times New Roman"/>
              <w:lang w:val="en-GB"/>
            </w:rPr>
            <w:fldChar w:fldCharType="begin"/>
          </w:r>
          <w:r w:rsidRPr="00930273">
            <w:rPr>
              <w:rFonts w:eastAsia="Times New Roman"/>
              <w:lang w:val="en-GB"/>
            </w:rPr>
            <w:instrText xml:space="preserve"> CITATION Lyo22 \l 2057 </w:instrText>
          </w:r>
          <w:r w:rsidRPr="00930273">
            <w:rPr>
              <w:rFonts w:eastAsia="Times New Roman"/>
              <w:lang w:val="en-GB"/>
            </w:rPr>
            <w:fldChar w:fldCharType="separate"/>
          </w:r>
          <w:r w:rsidRPr="00930273">
            <w:rPr>
              <w:rFonts w:eastAsia="Times New Roman"/>
              <w:noProof/>
              <w:lang w:val="en-GB"/>
            </w:rPr>
            <w:t xml:space="preserve"> (Daft.ie, 2022)</w:t>
          </w:r>
          <w:r w:rsidRPr="00930273">
            <w:rPr>
              <w:rFonts w:eastAsia="Times New Roman"/>
              <w:lang w:val="en-GB"/>
            </w:rPr>
            <w:fldChar w:fldCharType="end"/>
          </w:r>
        </w:sdtContent>
      </w:sdt>
      <w:r w:rsidRPr="00930273">
        <w:rPr>
          <w:rFonts w:eastAsia="Times New Roman"/>
          <w:lang w:val="en-GB"/>
        </w:rPr>
        <w:t>. Excess demand creates a highly competitive market</w:t>
      </w:r>
      <w:ins w:id="19" w:author="Mary Williams" w:date="2022-04-11T21:59:00Z">
        <w:r w:rsidR="005977E7">
          <w:rPr>
            <w:rFonts w:eastAsia="Times New Roman"/>
            <w:lang w:val="en-GB"/>
          </w:rPr>
          <w:t>,</w:t>
        </w:r>
      </w:ins>
      <w:r w:rsidRPr="00930273">
        <w:rPr>
          <w:rFonts w:eastAsia="Times New Roman"/>
          <w:lang w:val="en-GB"/>
        </w:rPr>
        <w:t xml:space="preserve"> pitting buyers against each other and spurring snap decisions that can often be misinformed. The overall aim of this project is to use data to help both sides of the market to make informed and data driven decisions when buying and selling. </w:t>
      </w:r>
    </w:p>
    <w:p w14:paraId="28DA65C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project is targeted at both the buyer and seller side of the property market and is broken into two objectives. The first objective is to create a property price prediction model, that will quickly and accurately predict property prices based on property features such as location, description, number of bedrooms and bathrooms etc. This model will help both buyers and sellers in the market. Buyers benefit from quick and accurate valuations of their prospective new homes, while sellers benefit from not having to obtain slow and costly manual valuations. </w:t>
      </w:r>
    </w:p>
    <w:p w14:paraId="5D7F537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second objective is to create another model that will predict the probable location of a property with features outlined by the user, these features will be similar to the features used in the price prediction model. This model will help buyers in the market narrow and concentrate their search for a home to areas where properties with their desired features are most likely to be or to come onto the market. </w:t>
      </w:r>
    </w:p>
    <w:p w14:paraId="78B1E3B4" w14:textId="77777777" w:rsidR="00930273" w:rsidRPr="00D55EBB" w:rsidRDefault="00930273" w:rsidP="00F21B3B">
      <w:pPr>
        <w:pStyle w:val="Heading2"/>
        <w:ind w:hanging="567"/>
      </w:pPr>
      <w:bookmarkStart w:id="20" w:name="_Toc100578333"/>
      <w:bookmarkStart w:id="21" w:name="_Toc100578817"/>
      <w:r w:rsidRPr="00D55EBB">
        <w:t>1.2 Terms of Reference</w:t>
      </w:r>
      <w:bookmarkEnd w:id="20"/>
      <w:bookmarkEnd w:id="21"/>
    </w:p>
    <w:p w14:paraId="5B796AA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terms of reference are as follows: </w:t>
      </w:r>
    </w:p>
    <w:p w14:paraId="5BFE331B"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Improve the predictive accuracy of the baseline price prediction model provided using regression, statistical techniques and by including text and image predictive features. </w:t>
      </w:r>
    </w:p>
    <w:p w14:paraId="41FB7EDB"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Identify the most important predictive features of property value.</w:t>
      </w:r>
    </w:p>
    <w:p w14:paraId="683E6E8C"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Create an interface in which a user can input desirable property features and be returned the most probable location of properties with those features. </w:t>
      </w:r>
    </w:p>
    <w:p w14:paraId="3E23ECA4" w14:textId="77777777" w:rsidR="00930273" w:rsidRPr="00930273" w:rsidRDefault="00930273" w:rsidP="00930273">
      <w:pPr>
        <w:widowControl/>
        <w:numPr>
          <w:ilvl w:val="0"/>
          <w:numId w:val="4"/>
        </w:numPr>
        <w:suppressAutoHyphens w:val="0"/>
        <w:spacing w:after="200" w:line="276" w:lineRule="auto"/>
        <w:contextualSpacing/>
        <w:jc w:val="both"/>
        <w:rPr>
          <w:rFonts w:eastAsia="Times New Roman"/>
          <w:lang w:val="en-GB"/>
        </w:rPr>
      </w:pPr>
      <w:r w:rsidRPr="00930273">
        <w:rPr>
          <w:rFonts w:eastAsia="Times New Roman"/>
          <w:lang w:val="en-GB"/>
        </w:rPr>
        <w:t xml:space="preserve">Investigate how both products may be productionised and rolled out for wider use. </w:t>
      </w:r>
    </w:p>
    <w:p w14:paraId="033A2C1E"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69BB3AE3"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61177CC6" w14:textId="77777777" w:rsidR="00930273" w:rsidRDefault="00930273">
      <w:pPr>
        <w:widowControl/>
        <w:rPr>
          <w:b/>
          <w:bCs/>
          <w:sz w:val="24"/>
          <w:szCs w:val="24"/>
          <w:lang w:val="en-GB"/>
        </w:rPr>
      </w:pPr>
      <w:r>
        <w:rPr>
          <w:i/>
          <w:iCs/>
          <w:sz w:val="24"/>
          <w:szCs w:val="24"/>
          <w:lang w:val="en-GB"/>
        </w:rPr>
        <w:br w:type="page"/>
      </w:r>
    </w:p>
    <w:p w14:paraId="066AEDA3" w14:textId="7F7C5D62" w:rsidR="00930273" w:rsidRPr="00D55EBB" w:rsidRDefault="00930273" w:rsidP="00F21B3B">
      <w:pPr>
        <w:pStyle w:val="Heading2"/>
        <w:ind w:hanging="567"/>
      </w:pPr>
      <w:bookmarkStart w:id="22" w:name="_Toc100578334"/>
      <w:bookmarkStart w:id="23" w:name="_Toc100578818"/>
      <w:r w:rsidRPr="00D55EBB">
        <w:t>1.3 Report Summary</w:t>
      </w:r>
      <w:bookmarkEnd w:id="22"/>
      <w:bookmarkEnd w:id="23"/>
    </w:p>
    <w:p w14:paraId="4F2B4647"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2 (Conclusions and Recommendations): Outlines the key conclusions and recommendations of the report. </w:t>
      </w:r>
    </w:p>
    <w:p w14:paraId="4A33F73F"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3 (Literature Review): Consists of two literature reviews, the first details the different techniques and models used in property valuation, the second details some of the different approaches to predicting the location of properties based on independent features. </w:t>
      </w:r>
    </w:p>
    <w:p w14:paraId="46A1037A" w14:textId="77777777" w:rsidR="00930273" w:rsidRPr="00930273" w:rsidRDefault="00930273" w:rsidP="005129B2">
      <w:pPr>
        <w:widowControl/>
        <w:numPr>
          <w:ilvl w:val="0"/>
          <w:numId w:val="5"/>
        </w:numPr>
        <w:suppressAutoHyphens w:val="0"/>
        <w:spacing w:after="200" w:line="276" w:lineRule="auto"/>
        <w:contextualSpacing/>
        <w:jc w:val="both"/>
        <w:rPr>
          <w:rFonts w:eastAsia="Times New Roman"/>
          <w:lang w:val="en-GB"/>
        </w:rPr>
      </w:pPr>
      <w:r w:rsidRPr="00930273">
        <w:rPr>
          <w:rFonts w:eastAsia="Times New Roman"/>
          <w:lang w:val="en-GB"/>
        </w:rPr>
        <w:t xml:space="preserve">Chapter 4 (Data Analysis and Preparation): Includes a profile of the dataset, exploratory data analysis and the data cleaning and preparation processes. </w:t>
      </w:r>
    </w:p>
    <w:p w14:paraId="16DA4347" w14:textId="77777777" w:rsidR="005129B2"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930273">
        <w:rPr>
          <w:rFonts w:eastAsia="Times New Roman"/>
          <w:lang w:val="en-GB"/>
        </w:rPr>
        <w:t>Chapter 5 (Model Training, Testing, and Optimisation): Outlines the model selection, training, testing, and optimisation infrastructure, and contains results and analysis.</w:t>
      </w:r>
    </w:p>
    <w:p w14:paraId="1568BDBA" w14:textId="1F799873" w:rsidR="00930273" w:rsidRPr="005129B2" w:rsidRDefault="00930273" w:rsidP="005129B2">
      <w:pPr>
        <w:widowControl/>
        <w:numPr>
          <w:ilvl w:val="0"/>
          <w:numId w:val="5"/>
        </w:numPr>
        <w:suppressAutoHyphens w:val="0"/>
        <w:spacing w:after="200" w:line="276" w:lineRule="auto"/>
        <w:contextualSpacing/>
        <w:jc w:val="both"/>
        <w:rPr>
          <w:rFonts w:ascii="Calibri" w:eastAsia="Times New Roman" w:hAnsi="Calibri" w:cs="Times New Roman"/>
          <w:sz w:val="20"/>
          <w:szCs w:val="20"/>
          <w:lang w:val="en-GB"/>
        </w:rPr>
      </w:pPr>
      <w:r w:rsidRPr="005129B2">
        <w:rPr>
          <w:rFonts w:eastAsia="Times New Roman"/>
          <w:lang w:val="en-GB"/>
        </w:rPr>
        <w:t>Chapter 6 (Limitations and Further Work): Outlines any limitations to the work done in this project and areas of potential further research.</w:t>
      </w:r>
    </w:p>
    <w:p w14:paraId="307D3DCA" w14:textId="77777777" w:rsidR="00930273" w:rsidRDefault="00930273">
      <w:pPr>
        <w:widowControl/>
        <w:rPr>
          <w:rFonts w:eastAsia="Times New Roman"/>
          <w:lang w:val="en-GB"/>
        </w:rPr>
      </w:pPr>
      <w:r>
        <w:rPr>
          <w:rFonts w:eastAsia="Times New Roman"/>
          <w:b/>
          <w:bCs/>
          <w:lang w:val="en-GB"/>
        </w:rPr>
        <w:br w:type="page"/>
      </w:r>
    </w:p>
    <w:p w14:paraId="771E3C70" w14:textId="7B7B47F9" w:rsidR="00930273" w:rsidRPr="00890950" w:rsidRDefault="00930273" w:rsidP="00F21B3B">
      <w:pPr>
        <w:pStyle w:val="Heading1"/>
        <w:ind w:hanging="567"/>
      </w:pPr>
      <w:bookmarkStart w:id="24" w:name="_Toc100575577"/>
      <w:bookmarkStart w:id="25" w:name="_Toc100578335"/>
      <w:bookmarkStart w:id="26" w:name="_Toc100578819"/>
      <w:r w:rsidRPr="00890950">
        <w:t>2 CONCLUSIONS AND RECOMMENDATIONS</w:t>
      </w:r>
      <w:bookmarkEnd w:id="24"/>
      <w:bookmarkEnd w:id="25"/>
      <w:bookmarkEnd w:id="26"/>
    </w:p>
    <w:p w14:paraId="5E017E56"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This chapter discusses the conclusions and recommendations obtained from the project work and analysis of results. </w:t>
      </w:r>
    </w:p>
    <w:p w14:paraId="7A588793" w14:textId="77777777" w:rsidR="00930273" w:rsidRPr="00D55EBB" w:rsidRDefault="00930273" w:rsidP="00F21B3B">
      <w:pPr>
        <w:pStyle w:val="Heading2"/>
        <w:ind w:hanging="567"/>
      </w:pPr>
      <w:bookmarkStart w:id="27" w:name="_Toc100578336"/>
      <w:bookmarkStart w:id="28" w:name="_Toc100578820"/>
      <w:r w:rsidRPr="00D55EBB">
        <w:t>2.1 Conclusions</w:t>
      </w:r>
      <w:bookmarkEnd w:id="27"/>
      <w:bookmarkEnd w:id="28"/>
    </w:p>
    <w:p w14:paraId="3156068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Data Quality, Pre-Processing, and Analysis</w:t>
      </w:r>
    </w:p>
    <w:p w14:paraId="4C45CAF4" w14:textId="65E5F746"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A data quality assessment was conducted to measure the data against a set of quality dimensions and ensure the quality of the dataset</w:t>
      </w:r>
      <w:ins w:id="29" w:author="Mary Williams" w:date="2022-04-11T22:02:00Z">
        <w:r w:rsidR="005977E7">
          <w:rPr>
            <w:rFonts w:eastAsia="Times New Roman"/>
            <w:lang w:val="en-GB"/>
          </w:rPr>
          <w:t>;</w:t>
        </w:r>
      </w:ins>
      <w:del w:id="30" w:author="Mary Williams" w:date="2022-04-11T22:02:00Z">
        <w:r w:rsidRPr="00930273" w:rsidDel="005977E7">
          <w:rPr>
            <w:rFonts w:eastAsia="Times New Roman"/>
            <w:lang w:val="en-GB"/>
          </w:rPr>
          <w:delText>,</w:delText>
        </w:r>
      </w:del>
      <w:r w:rsidRPr="00930273">
        <w:rPr>
          <w:rFonts w:eastAsia="Times New Roman"/>
          <w:lang w:val="en-GB"/>
        </w:rPr>
        <w:t xml:space="preserve"> the dimensions used in this project are outlined in chapter 4, page 10. Analysis of the variables in the data is done to remove outliers, transform and encode variables, and to identify any variable redundancy (chapter 4, p.11-12). The data must then undergo two separate pre-processing procedures to handle the structured data and unstructured data (chapter 4, p.13-14). Structured data must be cleaned to ensure the data quality dimensions are satisfied. Unstructured text data is processed using natural language processing tools to extract only the keywords and ensure minimal noise enters the model.</w:t>
      </w:r>
    </w:p>
    <w:p w14:paraId="2C87BEEB"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6EB413C3"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modelling methods used in this project are informed by the project requirements and previous findings discussed in the literature review. The project requires that the important variables in the prediction process be accessible. The literature review discusses the advantages and disadvantages of different modelling methods and compares their accuracy and interpretability (chapter 3). All models are tuned to allow maximum predictive accuracy.</w:t>
      </w:r>
    </w:p>
    <w:p w14:paraId="0D670A3E"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final model selection is informed by the performance of the model against three accuracy metrics in the regression tasks (explained in APPENDIX F) and one accuracy score for the classification task. </w:t>
      </w:r>
    </w:p>
    <w:p w14:paraId="45009D4D"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Price Prediction Model</w:t>
      </w:r>
    </w:p>
    <w:p w14:paraId="439F7654"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price prediction models (chapter 5.1) are trained using a dataset consisting of 8 structured variables and 114 variables (nouns, adjectives, and lemmas) derived from the unstructured text descriptions of the top and bottom 25% priced observations. The variables derived from unstructured data are incrementally added to the base structured dataset to assess the importance of different word-types. The XGBoost modelling method was the most accurate across all training iterations, and the most accurate model used the structured data, nouns, and lemmas. </w:t>
      </w:r>
    </w:p>
    <w:p w14:paraId="578B48CF" w14:textId="77777777" w:rsidR="00930273" w:rsidRPr="00930273" w:rsidRDefault="00930273" w:rsidP="005129B2">
      <w:pPr>
        <w:widowControl/>
        <w:suppressAutoHyphens w:val="0"/>
        <w:spacing w:after="200" w:line="276" w:lineRule="auto"/>
        <w:jc w:val="both"/>
        <w:rPr>
          <w:rFonts w:eastAsia="Times New Roman"/>
          <w:u w:val="single"/>
          <w:lang w:val="en-GB"/>
        </w:rPr>
      </w:pPr>
      <w:r w:rsidRPr="00930273">
        <w:rPr>
          <w:rFonts w:eastAsia="Times New Roman"/>
          <w:u w:val="single"/>
          <w:lang w:val="en-GB"/>
        </w:rPr>
        <w:t>Location Prediction Model</w:t>
      </w:r>
    </w:p>
    <w:p w14:paraId="1575144E"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The location prediction model (chapter 5.2) required two alternative approaches to simple multi-class classification because of the large number of classes as compared with the number of observations. The first method used clustering to aggregate areas to reduce the number of classes. Three models were then trained to predict the clustered areas. The most accurate modelling method was again XGBoost. When selecting the optimal model, the user must make a trade-off between accuracy and granularity (the number of distinct clusters/classes)</w:t>
      </w:r>
    </w:p>
    <w:p w14:paraId="4798A56A" w14:textId="77777777" w:rsidR="00930273" w:rsidRPr="00930273" w:rsidRDefault="00930273" w:rsidP="005129B2">
      <w:pPr>
        <w:widowControl/>
        <w:suppressAutoHyphens w:val="0"/>
        <w:spacing w:after="200" w:line="276" w:lineRule="auto"/>
        <w:jc w:val="both"/>
        <w:rPr>
          <w:rFonts w:eastAsia="Times New Roman"/>
          <w:lang w:val="en-GB"/>
        </w:rPr>
      </w:pPr>
      <w:r w:rsidRPr="00930273">
        <w:rPr>
          <w:rFonts w:eastAsia="Times New Roman"/>
          <w:lang w:val="en-GB"/>
        </w:rPr>
        <w:t xml:space="preserve">The second approach converted the multi-class classification task to a multi-output regression task and predicts latitude and longitude coordinates. A Random Forest Regressor is used in prediction as it inherently allows multi-output regression. The results for this method were inaccurate because of very low variance in the output variables. </w:t>
      </w:r>
    </w:p>
    <w:p w14:paraId="4771525D" w14:textId="73F9FCD3" w:rsidR="00890950" w:rsidRDefault="00930273" w:rsidP="00890950">
      <w:pPr>
        <w:widowControl/>
        <w:suppressAutoHyphens w:val="0"/>
        <w:spacing w:after="200" w:line="276" w:lineRule="auto"/>
        <w:jc w:val="both"/>
        <w:rPr>
          <w:rFonts w:eastAsia="Times New Roman"/>
          <w:lang w:val="en-GB"/>
        </w:rPr>
      </w:pPr>
      <w:r w:rsidRPr="00930273">
        <w:rPr>
          <w:rFonts w:eastAsia="Times New Roman"/>
          <w:lang w:val="en-GB"/>
        </w:rPr>
        <w:t xml:space="preserve">It was found that derived variables from descriptions had higher relative importance in location prediction than in the prediction of property price. </w:t>
      </w:r>
    </w:p>
    <w:p w14:paraId="58652A7B" w14:textId="08FB1F45" w:rsidR="00890950" w:rsidRDefault="0029736B" w:rsidP="0029736B">
      <w:pPr>
        <w:pStyle w:val="Heading2"/>
        <w:ind w:hanging="851"/>
        <w:rPr>
          <w:lang w:val="en-GB"/>
        </w:rPr>
      </w:pPr>
      <w:r>
        <w:rPr>
          <w:lang w:val="en-GB"/>
        </w:rPr>
        <w:t xml:space="preserve">2.2 </w:t>
      </w:r>
      <w:r>
        <w:rPr>
          <w:lang w:val="en-GB"/>
        </w:rPr>
        <w:tab/>
        <w:t>Recommendations</w:t>
      </w:r>
    </w:p>
    <w:p w14:paraId="2628FC2D" w14:textId="7CB14A18"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The quality of the dataset should be assessed to ensure its quality and the predictive accuracy of the models. Analysis should be conducted to assess the relationships and outliers in the data. Pre-processing and cleaning should follow to ensure the data is ingestible and informative to the model. Separate pre-processing and cleaning procedures should be implemented for structured and unstructured data. </w:t>
      </w:r>
    </w:p>
    <w:p w14:paraId="0D5F13B5"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Modelling method selection should be tailored to the project requirements and informed by previous studies. Final model selection should be informed by accuracy metrics obtained throughout the project. Multiple models should be trained and compared before selecting the final model. All models should be tuned to ensure maximum accuracy. </w:t>
      </w:r>
    </w:p>
    <w:p w14:paraId="1383B390"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To assess and compare the importance of word-types in price prediction they should be incrementally added to the structured base data. </w:t>
      </w:r>
    </w:p>
    <w:p w14:paraId="3E8C669E"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lang w:val="en-GB"/>
        </w:rPr>
      </w:pPr>
      <w:r w:rsidRPr="00930273">
        <w:rPr>
          <w:rFonts w:eastAsia="Times New Roman"/>
          <w:lang w:val="en-GB"/>
        </w:rPr>
        <w:t xml:space="preserve">In the case of multi-class classification with many classes as compared with few observations a clustered approach as outlined in chapter 5 is preferred to a multi-output regression model. A trade-off is required between model accuracy and the granularity of prediction. </w:t>
      </w:r>
    </w:p>
    <w:p w14:paraId="2B4983EE" w14:textId="77777777" w:rsidR="00930273" w:rsidRPr="00930273" w:rsidRDefault="00930273" w:rsidP="005129B2">
      <w:pPr>
        <w:widowControl/>
        <w:numPr>
          <w:ilvl w:val="0"/>
          <w:numId w:val="11"/>
        </w:numPr>
        <w:suppressAutoHyphens w:val="0"/>
        <w:spacing w:after="200" w:line="276" w:lineRule="auto"/>
        <w:contextualSpacing/>
        <w:jc w:val="both"/>
        <w:rPr>
          <w:rFonts w:eastAsia="Times New Roman"/>
          <w:sz w:val="20"/>
          <w:szCs w:val="20"/>
          <w:lang w:val="en-GB"/>
        </w:rPr>
      </w:pPr>
      <w:r w:rsidRPr="00930273">
        <w:rPr>
          <w:rFonts w:eastAsia="Times New Roman"/>
          <w:lang w:val="en-GB"/>
        </w:rPr>
        <w:t xml:space="preserve">The inclusion of a 'date of sale' variable would improve the practical application of price prediction models allowing them to track property market trends. Further fine-tuning of keyword extraction and data splitting parameters may improve model accuracy in the future. </w:t>
      </w:r>
    </w:p>
    <w:p w14:paraId="3E5714B5" w14:textId="77777777" w:rsidR="00930273" w:rsidRPr="00930273" w:rsidRDefault="00930273" w:rsidP="00930273">
      <w:pPr>
        <w:widowControl/>
        <w:suppressAutoHyphens w:val="0"/>
        <w:spacing w:after="200" w:line="276" w:lineRule="auto"/>
        <w:jc w:val="both"/>
        <w:rPr>
          <w:rFonts w:eastAsia="Times New Roman"/>
          <w:b/>
          <w:bCs/>
          <w:u w:val="single"/>
          <w:lang w:val="en-GB"/>
        </w:rPr>
      </w:pPr>
      <w:r w:rsidRPr="00930273">
        <w:rPr>
          <w:rFonts w:eastAsia="Times New Roman"/>
          <w:b/>
          <w:bCs/>
          <w:sz w:val="20"/>
          <w:szCs w:val="20"/>
          <w:u w:val="single"/>
          <w:lang w:val="en-GB"/>
        </w:rPr>
        <w:br w:type="page"/>
      </w:r>
    </w:p>
    <w:p w14:paraId="2DC23607" w14:textId="77777777" w:rsidR="00930273" w:rsidRPr="00930273" w:rsidRDefault="00930273" w:rsidP="00F21B3B">
      <w:pPr>
        <w:pStyle w:val="Heading1"/>
        <w:ind w:hanging="567"/>
        <w:rPr>
          <w:lang w:val="en-GB"/>
        </w:rPr>
      </w:pPr>
      <w:bookmarkStart w:id="31" w:name="_Toc100575578"/>
      <w:bookmarkStart w:id="32" w:name="_Toc100578337"/>
      <w:bookmarkStart w:id="33" w:name="_Toc100578821"/>
      <w:r w:rsidRPr="00930273">
        <w:rPr>
          <w:lang w:val="en-GB"/>
        </w:rPr>
        <w:t>3 LITERATURE REVIEW</w:t>
      </w:r>
      <w:bookmarkEnd w:id="31"/>
      <w:bookmarkEnd w:id="32"/>
      <w:bookmarkEnd w:id="33"/>
    </w:p>
    <w:p w14:paraId="0E9F6EF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section contains a literature review on property valuation methods used in the past, the current most common methods, and new advanced methods entering the property valuation sector. Current valuation methods deviate by 10% on average from subsequent sale prices worldwide, this number is above the 10-year average of 9.3% and shows little signs of any improvement in valuation accuracy over the past decade </w:t>
      </w:r>
      <w:sdt>
        <w:sdtPr>
          <w:rPr>
            <w:rFonts w:eastAsia="Times New Roman"/>
            <w:lang w:val="en-GB"/>
          </w:rPr>
          <w:id w:val="-791821342"/>
          <w:citation/>
        </w:sdtPr>
        <w:sdtEndPr/>
        <w:sdtContent>
          <w:r w:rsidRPr="00930273">
            <w:rPr>
              <w:rFonts w:eastAsia="Times New Roman"/>
              <w:lang w:val="en-GB"/>
            </w:rPr>
            <w:fldChar w:fldCharType="begin"/>
          </w:r>
          <w:r w:rsidRPr="00930273">
            <w:rPr>
              <w:rFonts w:eastAsia="Times New Roman"/>
              <w:lang w:val="en-GB"/>
            </w:rPr>
            <w:instrText xml:space="preserve"> CITATION MSC21 \l 2057 </w:instrText>
          </w:r>
          <w:r w:rsidRPr="00930273">
            <w:rPr>
              <w:rFonts w:eastAsia="Times New Roman"/>
              <w:lang w:val="en-GB"/>
            </w:rPr>
            <w:fldChar w:fldCharType="separate"/>
          </w:r>
          <w:r w:rsidRPr="00930273">
            <w:rPr>
              <w:rFonts w:eastAsia="Times New Roman"/>
              <w:noProof/>
              <w:lang w:val="en-GB"/>
            </w:rPr>
            <w:t>(MSCI, 2021)</w:t>
          </w:r>
          <w:r w:rsidRPr="00930273">
            <w:rPr>
              <w:rFonts w:eastAsia="Times New Roman"/>
              <w:lang w:val="en-GB"/>
            </w:rPr>
            <w:fldChar w:fldCharType="end"/>
          </w:r>
        </w:sdtContent>
      </w:sdt>
      <w:r w:rsidRPr="00930273">
        <w:rPr>
          <w:rFonts w:eastAsia="Times New Roman"/>
          <w:lang w:val="en-GB"/>
        </w:rPr>
        <w:t xml:space="preserve">. This literature review will attempt to determine what causes inaccuracies in current methods, and whether the adoption of new technologies will improve the accuracy of property valuations in the future? The advantages and disadvantages of four different property valuation methods are analysed, discussed, and compared. This should inform the selection of different methods in varying use cases depending on the availability, quality, and quantity of data as well as the trade-off between method complexity and transparency. </w:t>
      </w:r>
    </w:p>
    <w:p w14:paraId="15705A43" w14:textId="77777777" w:rsidR="00930273" w:rsidRPr="00D55EBB" w:rsidRDefault="00930273" w:rsidP="00F21B3B">
      <w:pPr>
        <w:pStyle w:val="Heading2"/>
        <w:ind w:hanging="567"/>
      </w:pPr>
      <w:bookmarkStart w:id="34" w:name="_Toc100578338"/>
      <w:bookmarkStart w:id="35" w:name="_Toc100578822"/>
      <w:r w:rsidRPr="00D55EBB">
        <w:t>3.1 Property Valuation Methods and Algorithms</w:t>
      </w:r>
      <w:bookmarkEnd w:id="34"/>
      <w:bookmarkEnd w:id="35"/>
    </w:p>
    <w:p w14:paraId="12438B18"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Traditional Methods             </w:t>
      </w:r>
    </w:p>
    <w:p w14:paraId="443BC78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the use of machine learning and advanced statistical techniques manual property valuations were the most prevalent method of predicting the final sale price of a property. Manual appraisers used a variety of valuation methods, the most common of which was the comparable sales approach. This method uses the sales price of similar properties recently sold in the same area, the appraiser then adjusts these prices based on differences between the sold properties and the valuation property to arrive at an estimated valuation </w:t>
      </w:r>
      <w:sdt>
        <w:sdtPr>
          <w:rPr>
            <w:rFonts w:eastAsia="Times New Roman"/>
            <w:lang w:val="en-GB"/>
          </w:rPr>
          <w:id w:val="791398280"/>
          <w:citation/>
        </w:sdtPr>
        <w:sdtEndPr/>
        <w:sdtContent>
          <w:r w:rsidRPr="00930273">
            <w:rPr>
              <w:rFonts w:eastAsia="Times New Roman"/>
              <w:lang w:val="en-GB"/>
            </w:rPr>
            <w:fldChar w:fldCharType="begin"/>
          </w:r>
          <w:r w:rsidRPr="00930273">
            <w:rPr>
              <w:rFonts w:eastAsia="Times New Roman"/>
              <w:lang w:val="en-GB"/>
            </w:rPr>
            <w:instrText xml:space="preserve"> CITATION Pag03 \l 2057 </w:instrText>
          </w:r>
          <w:r w:rsidRPr="00930273">
            <w:rPr>
              <w:rFonts w:eastAsia="Times New Roman"/>
              <w:lang w:val="en-GB"/>
            </w:rPr>
            <w:fldChar w:fldCharType="separate"/>
          </w:r>
          <w:r w:rsidRPr="00930273">
            <w:rPr>
              <w:rFonts w:eastAsia="Times New Roman"/>
              <w:noProof/>
              <w:lang w:val="en-GB"/>
            </w:rPr>
            <w:t>(Pagourtzi, et al., 2003)</w:t>
          </w:r>
          <w:r w:rsidRPr="00930273">
            <w:rPr>
              <w:rFonts w:eastAsia="Times New Roman"/>
              <w:lang w:val="en-GB"/>
            </w:rPr>
            <w:fldChar w:fldCharType="end"/>
          </w:r>
        </w:sdtContent>
      </w:sdt>
      <w:r w:rsidRPr="00930273">
        <w:rPr>
          <w:rFonts w:eastAsia="Times New Roman"/>
          <w:lang w:val="en-GB"/>
        </w:rPr>
        <w:t xml:space="preserve">. </w:t>
      </w:r>
    </w:p>
    <w:p w14:paraId="4462352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comparable sales method has been dismissed however, as the sale of properties are never completely comparable. Two properties on the same street may have different levels of natural light or have had different modifications made by previous owners, and finally could be sold in different time periods under different market conditions </w:t>
      </w:r>
      <w:sdt>
        <w:sdtPr>
          <w:rPr>
            <w:rFonts w:eastAsia="Times New Roman"/>
            <w:lang w:val="en-GB"/>
          </w:rPr>
          <w:id w:val="1540474767"/>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 To account for these differences appraisers may use their own judgement in adjusting the prices of '</w:t>
      </w:r>
      <w:proofErr w:type="spellStart"/>
      <w:r w:rsidRPr="00930273">
        <w:rPr>
          <w:rFonts w:eastAsia="Times New Roman"/>
          <w:lang w:val="en-GB"/>
        </w:rPr>
        <w:t>comparables</w:t>
      </w:r>
      <w:proofErr w:type="spellEnd"/>
      <w:r w:rsidRPr="00930273">
        <w:rPr>
          <w:rFonts w:eastAsia="Times New Roman"/>
          <w:lang w:val="en-GB"/>
        </w:rPr>
        <w:t xml:space="preserve">' to create an estimated property value, this introduces subjectivity into the appraisal and can result in differing valuations from appraisers of the same property. </w:t>
      </w:r>
    </w:p>
    <w:p w14:paraId="069EBC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House price indices (HPIs) are another method traditionally used before the introduction of advanced statistical methods. HPIs are time series that track the change of property values in a locality over a given period. HPIs rely on an initial previous value and regular revaluations of properties in the area with the same characteristics, changes in the values of these properties can be converted to a percentage that constitutes the HPI </w:t>
      </w:r>
      <w:sdt>
        <w:sdtPr>
          <w:rPr>
            <w:rFonts w:eastAsia="Times New Roman"/>
            <w:lang w:val="en-GB"/>
          </w:rPr>
          <w:id w:val="121973538"/>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12B1E9A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HPIs are a quick and simple way to value a property as it is a simple exercise in multiplying the index by a previous valuation. There are however a few limitations to their usage. They rely on a previously estimation of value, if a previous estimate is unavailable, if the property was inherited rather than bought for example, there is no way to estimate the property's value by multiplying the previous estimate by the index. Additionally, HPIs are aggregations of time series data for a geographical locality and assume each property is identical, as a result their accuracy in valuing specific properties in the locality is severely limited. </w:t>
      </w:r>
      <w:r w:rsidRPr="00930273">
        <w:rPr>
          <w:rFonts w:eastAsia="Times New Roman"/>
          <w:u w:val="single"/>
          <w:lang w:val="en-GB"/>
        </w:rPr>
        <w:br w:type="page"/>
      </w:r>
    </w:p>
    <w:p w14:paraId="4E5D177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Hedonic Models</w:t>
      </w:r>
    </w:p>
    <w:p w14:paraId="6458FBE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Hedonic models are currently the most popular method in valuing properties. They are linear regression techniques that generate a coefficient value for property and locational characteristics to create a mathematical equation that produces a property valuation. Below is an example of a simple hedonic model equation. </w:t>
      </w:r>
    </w:p>
    <w:p w14:paraId="44C3B88F"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Value = $10,000(Surface Area)+$20,000(#Bedrooms)+$15,000(#Bathrooms)</m:t>
          </m:r>
        </m:oMath>
      </m:oMathPara>
    </w:p>
    <w:p w14:paraId="238C2D4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coefficient values illustrate each characteristic's contribution to the overall value of the property. The coefficient values and general regression equation are derived by training supervised machine learning algorithms with training data. The training data consists of property and locational characteristics as independent input variables and property sales prices as the dependent output variable. The accuracy of the hedonic model is determined by testing the equations performance against a testing dataset similar to the training set </w:t>
      </w:r>
      <w:sdt>
        <w:sdtPr>
          <w:rPr>
            <w:rFonts w:eastAsia="Times New Roman"/>
            <w:lang w:val="en-GB"/>
          </w:rPr>
          <w:id w:val="-939370104"/>
          <w:citation/>
        </w:sdtPr>
        <w:sdtEndPr/>
        <w:sdtContent>
          <w:r w:rsidRPr="00930273">
            <w:rPr>
              <w:rFonts w:eastAsia="Times New Roman"/>
              <w:lang w:val="en-GB"/>
            </w:rPr>
            <w:fldChar w:fldCharType="begin"/>
          </w:r>
          <w:r w:rsidRPr="00930273">
            <w:rPr>
              <w:rFonts w:eastAsia="Times New Roman"/>
              <w:lang w:val="en-GB"/>
            </w:rPr>
            <w:instrText xml:space="preserve"> CITATION Eur22 \l 2057 </w:instrText>
          </w:r>
          <w:r w:rsidRPr="00930273">
            <w:rPr>
              <w:rFonts w:eastAsia="Times New Roman"/>
              <w:lang w:val="en-GB"/>
            </w:rPr>
            <w:fldChar w:fldCharType="separate"/>
          </w:r>
          <w:r w:rsidRPr="00930273">
            <w:rPr>
              <w:rFonts w:eastAsia="Times New Roman"/>
              <w:noProof/>
              <w:lang w:val="en-GB"/>
            </w:rPr>
            <w:t>(European AVM Alliance, 2022)</w:t>
          </w:r>
          <w:r w:rsidRPr="00930273">
            <w:rPr>
              <w:rFonts w:eastAsia="Times New Roman"/>
              <w:lang w:val="en-GB"/>
            </w:rPr>
            <w:fldChar w:fldCharType="end"/>
          </w:r>
        </w:sdtContent>
      </w:sdt>
      <w:r w:rsidRPr="00930273">
        <w:rPr>
          <w:rFonts w:eastAsia="Times New Roman"/>
          <w:lang w:val="en-GB"/>
        </w:rPr>
        <w:t xml:space="preserve">. </w:t>
      </w:r>
    </w:p>
    <w:p w14:paraId="53B1C2C6" w14:textId="3586D5C4"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Hedonic models share similarities with the traditional methods discussed above. Similar to the comparable sales method, value is given to characteristics of properties and differences between houses can be calculated using these value coefficients. Hedonic models are objective in determining a characteristic's coefficient value, while the comparable sales method may rely on an appraiser’s subjective opinion. This means a hedonic model will produce consistent results when valuing the same property, but this may not always be the case using the comparable sales method. Like HPIs</w:t>
      </w:r>
      <w:ins w:id="36" w:author="Mary Williams" w:date="2022-04-11T22:08:00Z">
        <w:r w:rsidR="004304FE">
          <w:rPr>
            <w:rFonts w:eastAsia="Times New Roman"/>
            <w:lang w:val="en-GB"/>
          </w:rPr>
          <w:t>,</w:t>
        </w:r>
      </w:ins>
      <w:r w:rsidRPr="00930273">
        <w:rPr>
          <w:rFonts w:eastAsia="Times New Roman"/>
          <w:lang w:val="en-GB"/>
        </w:rPr>
        <w:t xml:space="preserve"> hedonics are aggregate valuations and are not property specific, but hedonics are not limited by the necessity </w:t>
      </w:r>
      <w:commentRangeStart w:id="37"/>
      <w:r w:rsidRPr="00930273">
        <w:rPr>
          <w:rFonts w:eastAsia="Times New Roman"/>
          <w:lang w:val="en-GB"/>
        </w:rPr>
        <w:t xml:space="preserve">of a previous value like HPIs and build upon HPIs by </w:t>
      </w:r>
      <w:commentRangeEnd w:id="37"/>
      <w:r w:rsidR="004E58DD">
        <w:rPr>
          <w:rStyle w:val="CommentReference"/>
        </w:rPr>
        <w:commentReference w:id="37"/>
      </w:r>
      <w:r w:rsidRPr="00930273">
        <w:rPr>
          <w:rFonts w:eastAsia="Times New Roman"/>
          <w:lang w:val="en-GB"/>
        </w:rPr>
        <w:t xml:space="preserve">offering more information about the overall value added by each unit of a property characteristic. </w:t>
      </w:r>
    </w:p>
    <w:p w14:paraId="658A18CB" w14:textId="5A9CF6F2"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While hedonics may build upon traditional methods, that is not to say they are without limitations. Hedonics suffer from the same pitfall as HPIs, they can't value specific homes, their mathematical equations are standard for the location of the model</w:t>
      </w:r>
      <w:ins w:id="38" w:author="Mary Williams" w:date="2022-04-11T22:09:00Z">
        <w:r w:rsidR="004E58DD">
          <w:rPr>
            <w:rFonts w:eastAsia="Times New Roman"/>
            <w:lang w:val="en-GB"/>
          </w:rPr>
          <w:t>,</w:t>
        </w:r>
      </w:ins>
      <w:r w:rsidRPr="00930273">
        <w:rPr>
          <w:rFonts w:eastAsia="Times New Roman"/>
          <w:lang w:val="en-GB"/>
        </w:rPr>
        <w:t xml:space="preserve"> limiting their accuracy in specific property valuation. Hedonics also assume that property characteristics such as surface area have a linear relationship with property value, which is not always the case, again limiting their accuracy</w:t>
      </w:r>
      <w:sdt>
        <w:sdtPr>
          <w:rPr>
            <w:rFonts w:eastAsia="Times New Roman"/>
            <w:lang w:val="en-GB"/>
          </w:rPr>
          <w:id w:val="-43072781"/>
          <w:citation/>
        </w:sdtPr>
        <w:sdtEndPr/>
        <w:sdtContent>
          <w:r w:rsidRPr="00930273">
            <w:rPr>
              <w:rFonts w:eastAsia="Times New Roman"/>
              <w:lang w:val="en-GB"/>
            </w:rPr>
            <w:fldChar w:fldCharType="begin"/>
          </w:r>
          <w:r w:rsidRPr="00930273">
            <w:rPr>
              <w:rFonts w:eastAsia="Times New Roman"/>
              <w:lang w:val="en-GB"/>
            </w:rPr>
            <w:instrText xml:space="preserve"> CITATION Ngu01 \l 2057 </w:instrText>
          </w:r>
          <w:r w:rsidRPr="00930273">
            <w:rPr>
              <w:rFonts w:eastAsia="Times New Roman"/>
              <w:lang w:val="en-GB"/>
            </w:rPr>
            <w:fldChar w:fldCharType="separate"/>
          </w:r>
          <w:r w:rsidRPr="00930273">
            <w:rPr>
              <w:rFonts w:eastAsia="Times New Roman"/>
              <w:noProof/>
              <w:lang w:val="en-GB"/>
            </w:rPr>
            <w:t xml:space="preserve"> (Nguyen &amp; Cripps, 2001)</w:t>
          </w:r>
          <w:r w:rsidRPr="00930273">
            <w:rPr>
              <w:rFonts w:eastAsia="Times New Roman"/>
              <w:lang w:val="en-GB"/>
            </w:rPr>
            <w:fldChar w:fldCharType="end"/>
          </w:r>
        </w:sdtContent>
      </w:sdt>
      <w:r w:rsidRPr="00930273">
        <w:rPr>
          <w:rFonts w:eastAsia="Times New Roman"/>
          <w:lang w:val="en-GB"/>
        </w:rPr>
        <w:t xml:space="preserve">. </w:t>
      </w:r>
    </w:p>
    <w:p w14:paraId="7DE60F0A"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Artificial Neural Networks (ANNs)</w:t>
      </w:r>
    </w:p>
    <w:p w14:paraId="7DDBF70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consist of three components, an input layer, one or more hidden layers, and an output layer. Each layer is comprised of nodes that communicate with other nodes in the network mimicking the function of neurons in the human brain </w:t>
      </w:r>
      <w:sdt>
        <w:sdtPr>
          <w:rPr>
            <w:rFonts w:eastAsia="Times New Roman"/>
            <w:lang w:val="en-GB"/>
          </w:rPr>
          <w:id w:val="232136188"/>
          <w:citation/>
        </w:sdtPr>
        <w:sdtEndPr/>
        <w:sdtContent>
          <w:r w:rsidRPr="00930273">
            <w:rPr>
              <w:rFonts w:eastAsia="Times New Roman"/>
              <w:lang w:val="en-GB"/>
            </w:rPr>
            <w:fldChar w:fldCharType="begin"/>
          </w:r>
          <w:r w:rsidRPr="00930273">
            <w:rPr>
              <w:rFonts w:eastAsia="Times New Roman"/>
              <w:lang w:val="en-GB"/>
            </w:rPr>
            <w:instrText xml:space="preserve"> CITATION IBM20 \l 2057 </w:instrText>
          </w:r>
          <w:r w:rsidRPr="00930273">
            <w:rPr>
              <w:rFonts w:eastAsia="Times New Roman"/>
              <w:lang w:val="en-GB"/>
            </w:rPr>
            <w:fldChar w:fldCharType="separate"/>
          </w:r>
          <w:r w:rsidRPr="00930273">
            <w:rPr>
              <w:rFonts w:eastAsia="Times New Roman"/>
              <w:noProof/>
              <w:lang w:val="en-GB"/>
            </w:rPr>
            <w:t>(IBM Cloud Education, 2020)</w:t>
          </w:r>
          <w:r w:rsidRPr="00930273">
            <w:rPr>
              <w:rFonts w:eastAsia="Times New Roman"/>
              <w:lang w:val="en-GB"/>
            </w:rPr>
            <w:fldChar w:fldCharType="end"/>
          </w:r>
        </w:sdtContent>
      </w:sdt>
      <w:r w:rsidRPr="00930273">
        <w:rPr>
          <w:rFonts w:eastAsia="Times New Roman"/>
          <w:lang w:val="en-GB"/>
        </w:rPr>
        <w:t xml:space="preserve">. The input layer receives external stimuli in the form of input variables and feeds them to nodes in the hidden layers. Nodes in the hidden layers act as non-linear processing units that assign each input a random weight, if the sum of the weighted inputs exceeds the node threshold it is passed on to the next layer in the network </w:t>
      </w:r>
      <w:sdt>
        <w:sdtPr>
          <w:rPr>
            <w:rFonts w:eastAsia="Times New Roman"/>
            <w:lang w:val="en-GB"/>
          </w:rPr>
          <w:id w:val="1033388446"/>
          <w:citation/>
        </w:sdtPr>
        <w:sdtEndPr/>
        <w:sdtContent>
          <w:r w:rsidRPr="00930273">
            <w:rPr>
              <w:rFonts w:eastAsia="Times New Roman"/>
              <w:lang w:val="en-GB"/>
            </w:rPr>
            <w:fldChar w:fldCharType="begin"/>
          </w:r>
          <w:r w:rsidRPr="00930273">
            <w:rPr>
              <w:rFonts w:eastAsia="Times New Roman"/>
              <w:lang w:val="en-GB"/>
            </w:rPr>
            <w:instrText xml:space="preserve"> CITATION Pag03 \l 2057  \m Wan19</w:instrText>
          </w:r>
          <w:r w:rsidRPr="00930273">
            <w:rPr>
              <w:rFonts w:eastAsia="Times New Roman"/>
              <w:lang w:val="en-GB"/>
            </w:rPr>
            <w:fldChar w:fldCharType="separate"/>
          </w:r>
          <w:r w:rsidRPr="00930273">
            <w:rPr>
              <w:rFonts w:eastAsia="Times New Roman"/>
              <w:noProof/>
              <w:lang w:val="en-GB"/>
            </w:rPr>
            <w:t>(Pagourtzi, et al., 2003; Wang &amp; Jing-Li, 2019)</w:t>
          </w:r>
          <w:r w:rsidRPr="00930273">
            <w:rPr>
              <w:rFonts w:eastAsia="Times New Roman"/>
              <w:lang w:val="en-GB"/>
            </w:rPr>
            <w:fldChar w:fldCharType="end"/>
          </w:r>
        </w:sdtContent>
      </w:sdt>
      <w:r w:rsidRPr="00930273">
        <w:rPr>
          <w:rFonts w:eastAsia="Times New Roman"/>
          <w:lang w:val="en-GB"/>
        </w:rPr>
        <w:t xml:space="preserve">. </w:t>
      </w:r>
    </w:p>
    <w:p w14:paraId="7AA0C63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Unlike hedonic models ANNs are capable of handling non-linear relationships between variables. This allows them to better adapt to real world applications where linear relationships aren't guaranteed. In house price prediction it can't be assumed that a variable such as surface area will have a strictly linear relationship with the output variable price. ANNs are also more capable of handling messy data without as much need for data pre-processing as hedonic models </w:t>
      </w:r>
      <w:sdt>
        <w:sdtPr>
          <w:rPr>
            <w:rFonts w:eastAsia="Times New Roman"/>
            <w:lang w:val="en-GB"/>
          </w:rPr>
          <w:id w:val="-635962285"/>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w:t>
      </w:r>
    </w:p>
    <w:p w14:paraId="04E23EB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Though training the neural network seems a simple exercise, testing and interpreting their results seems to be a more strenuous task. Numerous studies have produced varied results, some with ANNs outperforming hedonic models, others with similar results or hedonics performing better. Amri &amp; </w:t>
      </w:r>
      <w:proofErr w:type="spellStart"/>
      <w:r w:rsidRPr="00930273">
        <w:rPr>
          <w:rFonts w:eastAsia="Times New Roman"/>
          <w:lang w:val="en-GB"/>
        </w:rPr>
        <w:t>Tuluram</w:t>
      </w:r>
      <w:proofErr w:type="spellEnd"/>
      <w:r w:rsidRPr="00930273">
        <w:rPr>
          <w:rFonts w:eastAsia="Times New Roman"/>
          <w:lang w:val="en-GB"/>
        </w:rPr>
        <w:t xml:space="preserve"> (2012) find that ANNs outperform hedonic models and fuzzy logic techniques in a study of 7,849 unique transactions in Bathurst, Australia. Their ANN had an adjusted R-Squared of 0.45 while hedonics were sat at 0.37, only a slight edge. They also found that hedonic models could be improved by selective sampling of the data. Conversely McCluskey et al. (2012) and Lenk et al. (1997) found that ANNs performed no better, or worse than hedonic models, in studies of 2,694 and 288 properties respectively. </w:t>
      </w:r>
    </w:p>
    <w:p w14:paraId="768CFEF8" w14:textId="5A2CCA20"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Sample size could be a factor in the varied results between different studies, as indicated by Nguyen &amp; Cripps (2001) who found that ANNs outperformed hedonic models on medium to large datasets, but hedonics were better suited to small datasets. In small samples</w:t>
      </w:r>
      <w:ins w:id="39" w:author="Mary Williams" w:date="2022-04-11T22:11:00Z">
        <w:r w:rsidR="004E58DD">
          <w:rPr>
            <w:rFonts w:eastAsia="Times New Roman"/>
            <w:lang w:val="en-GB"/>
          </w:rPr>
          <w:t>,</w:t>
        </w:r>
      </w:ins>
      <w:r w:rsidRPr="00930273">
        <w:rPr>
          <w:rFonts w:eastAsia="Times New Roman"/>
          <w:lang w:val="en-GB"/>
        </w:rPr>
        <w:t xml:space="preserve"> ANNs may learn the patterns inherent in the data too thoroughly and be adversely affected by outliers, while with larger datasets</w:t>
      </w:r>
      <w:ins w:id="40" w:author="Mary Williams" w:date="2022-04-11T22:11:00Z">
        <w:r w:rsidR="004E58DD">
          <w:rPr>
            <w:rFonts w:eastAsia="Times New Roman"/>
            <w:lang w:val="en-GB"/>
          </w:rPr>
          <w:t>,</w:t>
        </w:r>
      </w:ins>
      <w:r w:rsidRPr="00930273">
        <w:rPr>
          <w:rFonts w:eastAsia="Times New Roman"/>
          <w:lang w:val="en-GB"/>
        </w:rPr>
        <w:t xml:space="preserve"> ANNs are better able to generalise than hedonics allowing for more accurate results. </w:t>
      </w:r>
    </w:p>
    <w:p w14:paraId="1A1E600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Another limitation of ANNs is their interpretability, in the research conducted for this literature review ANNs were described as 'black boxes' in as many as 5 of the cited sources. The hidden layer of ANNs in which all computation and prediction is conducted is difficult to understand and explain for those without expert knowledge of their inner workings. As opposed to hedonic models that provide value coefficients for each input value, ANNs only output the final value offering little transparency as to how the valuation was derived </w:t>
      </w:r>
      <w:sdt>
        <w:sdtPr>
          <w:rPr>
            <w:rFonts w:eastAsia="Times New Roman"/>
            <w:lang w:val="en-GB"/>
          </w:rPr>
          <w:id w:val="-1706089231"/>
          <w:citation/>
        </w:sdtPr>
        <w:sdtEndPr/>
        <w:sdtContent>
          <w:r w:rsidRPr="00930273">
            <w:rPr>
              <w:rFonts w:eastAsia="Times New Roman"/>
              <w:lang w:val="en-GB"/>
            </w:rPr>
            <w:fldChar w:fldCharType="begin"/>
          </w:r>
          <w:r w:rsidRPr="00930273">
            <w:rPr>
              <w:rFonts w:eastAsia="Times New Roman"/>
              <w:lang w:val="en-GB"/>
            </w:rPr>
            <w:instrText xml:space="preserve"> CITATION McC12 \l 2057 </w:instrText>
          </w:r>
          <w:r w:rsidRPr="00930273">
            <w:rPr>
              <w:rFonts w:eastAsia="Times New Roman"/>
              <w:lang w:val="en-GB"/>
            </w:rPr>
            <w:fldChar w:fldCharType="separate"/>
          </w:r>
          <w:r w:rsidRPr="00930273">
            <w:rPr>
              <w:rFonts w:eastAsia="Times New Roman"/>
              <w:noProof/>
              <w:lang w:val="en-GB"/>
            </w:rPr>
            <w:t>(McCluskey, et al., 2012)</w:t>
          </w:r>
          <w:r w:rsidRPr="00930273">
            <w:rPr>
              <w:rFonts w:eastAsia="Times New Roman"/>
              <w:lang w:val="en-GB"/>
            </w:rPr>
            <w:fldChar w:fldCharType="end"/>
          </w:r>
        </w:sdtContent>
      </w:sdt>
      <w:r w:rsidRPr="00930273">
        <w:rPr>
          <w:rFonts w:eastAsia="Times New Roman"/>
          <w:lang w:val="en-GB"/>
        </w:rPr>
        <w:t xml:space="preserve">. In a commercial setting this could hamper ANNs practical use as appraisers may often have to explain their valuation criteria and process. </w:t>
      </w:r>
    </w:p>
    <w:p w14:paraId="1A57217F"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GB"/>
        </w:rPr>
        <w:t>Some efforts have been made to offer greater transparency to ANNs through methods such as</w:t>
      </w:r>
      <w:r w:rsidRPr="00930273">
        <w:rPr>
          <w:rFonts w:eastAsia="Times New Roman"/>
          <w:lang w:val="en-IE"/>
        </w:rPr>
        <w:t xml:space="preserve"> 'local interpretable model-agnostic explanations' (LIME) or Shapley Additive Explanations. LIME is a method in which the original input data is altered slightly and AI generated target values are used to train a hedonic model that can explain each property characteristic's contribution to the final valuation. There are limitations to the LIME method however, discrete variables in the input data can cause issues and deciding on how much to alter the original data to explain each individual valuation can prove difficult and time consuming</w:t>
      </w:r>
      <w:sdt>
        <w:sdtPr>
          <w:rPr>
            <w:rFonts w:eastAsia="Times New Roman"/>
            <w:lang w:val="en-IE"/>
          </w:rPr>
          <w:id w:val="-121691542"/>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1BACD204"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t>Another possible solution is Shapley values. To generate a Shapley value for a particular characteristic of a property, a random property is generated with identical values for each characteristic except our variable of interest, this value is randomised. The order of the variables is then randomised to account for variable interaction and fed into the model for both the subject and randomly generated property, then the difference between their valuations is calculated. This process is done repeatedly for a specified number of iterations. The mean of the differences in valuations is the Shapley value for that variable. Shapley values are helpful in explaining the contribution of a variable to the overall valuation however deriving them for each input variable can be time consuming and computationally expensive and thus limits their use in practice</w:t>
      </w:r>
      <w:sdt>
        <w:sdtPr>
          <w:rPr>
            <w:rFonts w:eastAsia="Times New Roman"/>
            <w:lang w:val="en-IE"/>
          </w:rPr>
          <w:id w:val="467325839"/>
          <w:citation/>
        </w:sdtPr>
        <w:sdtEndPr/>
        <w:sdtContent>
          <w:r w:rsidRPr="00930273">
            <w:rPr>
              <w:rFonts w:eastAsia="Times New Roman"/>
              <w:lang w:val="en-IE"/>
            </w:rPr>
            <w:fldChar w:fldCharType="begin"/>
          </w:r>
          <w:r w:rsidRPr="00930273">
            <w:rPr>
              <w:rFonts w:eastAsia="Times New Roman"/>
              <w:lang w:val="en-GB"/>
            </w:rPr>
            <w:instrText xml:space="preserve"> CITATION Glo21 \l 2057 </w:instrText>
          </w:r>
          <w:r w:rsidRPr="00930273">
            <w:rPr>
              <w:rFonts w:eastAsia="Times New Roman"/>
              <w:lang w:val="en-IE"/>
            </w:rPr>
            <w:fldChar w:fldCharType="separate"/>
          </w:r>
          <w:r w:rsidRPr="00930273">
            <w:rPr>
              <w:rFonts w:eastAsia="Times New Roman"/>
              <w:noProof/>
              <w:lang w:val="en-GB"/>
            </w:rPr>
            <w:t xml:space="preserve"> (Gloudemans &amp; Sanderson, 2021)</w:t>
          </w:r>
          <w:r w:rsidRPr="00930273">
            <w:rPr>
              <w:rFonts w:eastAsia="Times New Roman"/>
              <w:lang w:val="en-IE"/>
            </w:rPr>
            <w:fldChar w:fldCharType="end"/>
          </w:r>
        </w:sdtContent>
      </w:sdt>
      <w:r w:rsidRPr="00930273">
        <w:rPr>
          <w:rFonts w:eastAsia="Times New Roman"/>
          <w:lang w:val="en-IE"/>
        </w:rPr>
        <w:t xml:space="preserve">. </w:t>
      </w:r>
    </w:p>
    <w:p w14:paraId="5001A4DD" w14:textId="77777777" w:rsidR="00930273" w:rsidRPr="00930273" w:rsidRDefault="00930273" w:rsidP="00930273">
      <w:pPr>
        <w:widowControl/>
        <w:suppressAutoHyphens w:val="0"/>
        <w:spacing w:after="200" w:line="276" w:lineRule="auto"/>
        <w:jc w:val="both"/>
        <w:rPr>
          <w:rFonts w:eastAsia="Times New Roman"/>
          <w:lang w:val="en-IE"/>
        </w:rPr>
      </w:pPr>
      <w:r w:rsidRPr="00930273">
        <w:rPr>
          <w:rFonts w:eastAsia="Times New Roman"/>
          <w:lang w:val="en-IE"/>
        </w:rPr>
        <w:t xml:space="preserve">Though ANNs can outperform traditional and hedonic methods, their commercial use is likely to remain limited as a result of their reputation as 'black boxes' and their need for large datasets. </w:t>
      </w:r>
    </w:p>
    <w:p w14:paraId="6A1EA21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Ensemble Methods</w:t>
      </w:r>
    </w:p>
    <w:p w14:paraId="343CB36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combine simple individual models to generate a more accurate generalised model. Ensemble models can be created through numerous different techniques, but the two most commonly used methods are bagging and boosting </w:t>
      </w:r>
      <w:sdt>
        <w:sdtPr>
          <w:rPr>
            <w:rFonts w:eastAsia="Times New Roman"/>
            <w:lang w:val="en-GB"/>
          </w:rPr>
          <w:id w:val="1772364322"/>
          <w:citation/>
        </w:sdtPr>
        <w:sdtEndPr/>
        <w:sdtContent>
          <w:r w:rsidRPr="00930273">
            <w:rPr>
              <w:rFonts w:eastAsia="Times New Roman"/>
              <w:lang w:val="en-GB"/>
            </w:rPr>
            <w:fldChar w:fldCharType="begin"/>
          </w:r>
          <w:r w:rsidRPr="00930273">
            <w:rPr>
              <w:rFonts w:eastAsia="Times New Roman"/>
              <w:lang w:val="en-GB"/>
            </w:rPr>
            <w:instrText xml:space="preserve"> CITATION Die17 \l 2057 </w:instrText>
          </w:r>
          <w:r w:rsidRPr="00930273">
            <w:rPr>
              <w:rFonts w:eastAsia="Times New Roman"/>
              <w:lang w:val="en-GB"/>
            </w:rPr>
            <w:fldChar w:fldCharType="separate"/>
          </w:r>
          <w:r w:rsidRPr="00930273">
            <w:rPr>
              <w:rFonts w:eastAsia="Times New Roman"/>
              <w:noProof/>
              <w:lang w:val="en-GB"/>
            </w:rPr>
            <w:t>(Diettrich, 2017)</w:t>
          </w:r>
          <w:r w:rsidRPr="00930273">
            <w:rPr>
              <w:rFonts w:eastAsia="Times New Roman"/>
              <w:lang w:val="en-GB"/>
            </w:rPr>
            <w:fldChar w:fldCharType="end"/>
          </w:r>
        </w:sdtContent>
      </w:sdt>
      <w:r w:rsidRPr="00930273">
        <w:rPr>
          <w:rFonts w:eastAsia="Times New Roman"/>
          <w:lang w:val="en-GB"/>
        </w:rPr>
        <w:t xml:space="preserve">. </w:t>
      </w:r>
    </w:p>
    <w:p w14:paraId="17BB63F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Bagging or bootstrap aggregating generates a series of independent samples of the same size and distribution as the base dataset. These are then used to train simple models and the output for the predictors are combined through averaging for regression or majority voting for classification. This generates an ensemble output that one would expect to be more accurate than the individual outputs within the the ensemble </w:t>
      </w:r>
      <w:r w:rsidRPr="00930273">
        <w:rPr>
          <w:rFonts w:eastAsia="Times New Roman"/>
          <w:noProof/>
          <w:lang w:val="en-GB"/>
        </w:rPr>
        <w:t>(Ganaiea, et al., 2022)</w:t>
      </w:r>
      <w:r w:rsidRPr="00930273">
        <w:rPr>
          <w:rFonts w:eastAsia="Times New Roman"/>
          <w:lang w:val="en-GB"/>
        </w:rPr>
        <w:t xml:space="preserve">. An example of a bagging algorithm is the Random Forest Algorithm, </w:t>
      </w:r>
      <w:commentRangeStart w:id="41"/>
      <w:r w:rsidRPr="00930273">
        <w:rPr>
          <w:rFonts w:eastAsia="Times New Roman"/>
          <w:lang w:val="en-GB"/>
        </w:rPr>
        <w:t>bagging is applied decision trees t</w:t>
      </w:r>
      <w:commentRangeEnd w:id="41"/>
      <w:r w:rsidR="001E7968">
        <w:rPr>
          <w:rStyle w:val="CommentReference"/>
        </w:rPr>
        <w:commentReference w:id="41"/>
      </w:r>
      <w:r w:rsidRPr="00930273">
        <w:rPr>
          <w:rFonts w:eastAsia="Times New Roman"/>
          <w:lang w:val="en-GB"/>
        </w:rPr>
        <w:t xml:space="preserve">o </w:t>
      </w:r>
      <w:proofErr w:type="gramStart"/>
      <w:r w:rsidRPr="00930273">
        <w:rPr>
          <w:rFonts w:eastAsia="Times New Roman"/>
          <w:lang w:val="en-GB"/>
        </w:rPr>
        <w:t>create</w:t>
      </w:r>
      <w:proofErr w:type="gramEnd"/>
      <w:r w:rsidRPr="00930273">
        <w:rPr>
          <w:rFonts w:eastAsia="Times New Roman"/>
          <w:lang w:val="en-GB"/>
        </w:rPr>
        <w:t xml:space="preserve"> an ensemble output or forest with less variance and improved accuracy over a single decision tree. </w:t>
      </w:r>
    </w:p>
    <w:p w14:paraId="0AF6C3A4" w14:textId="2601FA5C"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Boosting algorithms create ensembles by iteratively building simple models and attempting to reduce an error metric (e.g., residual mean squared error) </w:t>
      </w:r>
      <w:ins w:id="42" w:author="Mary Williams" w:date="2022-04-11T22:15:00Z">
        <w:r w:rsidR="001E7968">
          <w:rPr>
            <w:rFonts w:eastAsia="Times New Roman"/>
            <w:lang w:val="en-GB"/>
          </w:rPr>
          <w:t xml:space="preserve">in </w:t>
        </w:r>
      </w:ins>
      <w:r w:rsidRPr="00930273">
        <w:rPr>
          <w:rFonts w:eastAsia="Times New Roman"/>
          <w:lang w:val="en-GB"/>
        </w:rPr>
        <w:t xml:space="preserve">each iteration by penalising models with larger errors. The ensemble model is a sum of the weighted models, with more weight being given to base models of higher accuracy. Boosting algorithms generally use regression and classification trees much the same as the Random Forest Algorithm </w:t>
      </w:r>
      <w:sdt>
        <w:sdtPr>
          <w:rPr>
            <w:rFonts w:eastAsia="Times New Roman"/>
            <w:lang w:val="en-GB"/>
          </w:rPr>
          <w:id w:val="1671138539"/>
          <w:citation/>
        </w:sdtPr>
        <w:sdtEndPr/>
        <w:sdtContent>
          <w:r w:rsidRPr="00930273">
            <w:rPr>
              <w:rFonts w:eastAsia="Times New Roman"/>
              <w:lang w:val="en-GB"/>
            </w:rPr>
            <w:fldChar w:fldCharType="begin"/>
          </w:r>
          <w:r w:rsidRPr="00930273">
            <w:rPr>
              <w:rFonts w:eastAsia="Times New Roman"/>
              <w:lang w:val="en-GB"/>
            </w:rPr>
            <w:instrText xml:space="preserve"> CITATION Kok171 \l 2057 </w:instrText>
          </w:r>
          <w:r w:rsidRPr="00930273">
            <w:rPr>
              <w:rFonts w:eastAsia="Times New Roman"/>
              <w:lang w:val="en-GB"/>
            </w:rPr>
            <w:fldChar w:fldCharType="separate"/>
          </w:r>
          <w:r w:rsidRPr="00930273">
            <w:rPr>
              <w:rFonts w:eastAsia="Times New Roman"/>
              <w:noProof/>
              <w:lang w:val="en-GB"/>
            </w:rPr>
            <w:t>(Kok, et al., 2017)</w:t>
          </w:r>
          <w:r w:rsidRPr="00930273">
            <w:rPr>
              <w:rFonts w:eastAsia="Times New Roman"/>
              <w:lang w:val="en-GB"/>
            </w:rPr>
            <w:fldChar w:fldCharType="end"/>
          </w:r>
        </w:sdtContent>
      </w:sdt>
      <w:r w:rsidRPr="00930273">
        <w:rPr>
          <w:rFonts w:eastAsia="Times New Roman"/>
          <w:lang w:val="en-GB"/>
        </w:rPr>
        <w:t>.</w:t>
      </w:r>
    </w:p>
    <w:p w14:paraId="37BC13F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Ensemble methods have gradually entered the property valuation space with numerous studies conducted in the past few years. </w:t>
      </w:r>
      <w:proofErr w:type="spellStart"/>
      <w:r w:rsidRPr="00930273">
        <w:rPr>
          <w:rFonts w:eastAsia="Times New Roman"/>
          <w:lang w:val="en-GB"/>
        </w:rPr>
        <w:t>Kok</w:t>
      </w:r>
      <w:proofErr w:type="spellEnd"/>
      <w:r w:rsidRPr="00930273">
        <w:rPr>
          <w:rFonts w:eastAsia="Times New Roman"/>
          <w:lang w:val="en-GB"/>
        </w:rPr>
        <w:t xml:space="preserve"> et al. (2017) compare Random Forest and two boosting models, Gradient Boosting and </w:t>
      </w:r>
      <w:proofErr w:type="spellStart"/>
      <w:r w:rsidRPr="00930273">
        <w:rPr>
          <w:rFonts w:eastAsia="Times New Roman"/>
          <w:lang w:val="en-GB"/>
        </w:rPr>
        <w:t>eXtreme</w:t>
      </w:r>
      <w:proofErr w:type="spellEnd"/>
      <w:r w:rsidRPr="00930273">
        <w:rPr>
          <w:rFonts w:eastAsia="Times New Roman"/>
          <w:lang w:val="en-GB"/>
        </w:rPr>
        <w:t xml:space="preserve"> Gradient Boosting (</w:t>
      </w:r>
      <w:proofErr w:type="spellStart"/>
      <w:r w:rsidRPr="00930273">
        <w:rPr>
          <w:rFonts w:eastAsia="Times New Roman"/>
          <w:lang w:val="en-GB"/>
        </w:rPr>
        <w:t>XGBoost</w:t>
      </w:r>
      <w:proofErr w:type="spellEnd"/>
      <w:r w:rsidRPr="00930273">
        <w:rPr>
          <w:rFonts w:eastAsia="Times New Roman"/>
          <w:lang w:val="en-GB"/>
        </w:rPr>
        <w:t xml:space="preserve">), with a hedonic model and see positive results with both ensemble methods significantly outperforming the hedonic model on a dataset of 5,018 sales transactions. Both boosting models outperform the Random Forest model in each testing metric. Another interesting finding in this study, the importance of locational characteristics over property-specifics, illustrates another advantage of ensemble methods. The study outlines the importance of variables in the valuation process, something that ANNs were not able to provide and hampered their understandability. Boosting methods are also much more robust to low quality data, capable of handling missing data, categorical data, and outliers without much need for data pre-processing or cleaning </w:t>
      </w:r>
      <w:sdt>
        <w:sdtPr>
          <w:rPr>
            <w:rFonts w:eastAsia="Times New Roman"/>
            <w:lang w:val="en-GB"/>
          </w:rPr>
          <w:id w:val="599684590"/>
          <w:citation/>
        </w:sdtPr>
        <w:sdtEndPr/>
        <w:sdtContent>
          <w:r w:rsidRPr="00930273">
            <w:rPr>
              <w:rFonts w:eastAsia="Times New Roman"/>
              <w:lang w:val="en-GB"/>
            </w:rPr>
            <w:fldChar w:fldCharType="begin"/>
          </w:r>
          <w:r w:rsidRPr="00930273">
            <w:rPr>
              <w:rFonts w:eastAsia="Times New Roman"/>
              <w:lang w:val="en-GB"/>
            </w:rPr>
            <w:instrText xml:space="preserve"> CITATION McC14 \l 2057 </w:instrText>
          </w:r>
          <w:r w:rsidRPr="00930273">
            <w:rPr>
              <w:rFonts w:eastAsia="Times New Roman"/>
              <w:lang w:val="en-GB"/>
            </w:rPr>
            <w:fldChar w:fldCharType="separate"/>
          </w:r>
          <w:r w:rsidRPr="00930273">
            <w:rPr>
              <w:rFonts w:eastAsia="Times New Roman"/>
              <w:noProof/>
              <w:lang w:val="en-GB"/>
            </w:rPr>
            <w:t>(McCluskey, et al., 2014)</w:t>
          </w:r>
          <w:r w:rsidRPr="00930273">
            <w:rPr>
              <w:rFonts w:eastAsia="Times New Roman"/>
              <w:lang w:val="en-GB"/>
            </w:rPr>
            <w:fldChar w:fldCharType="end"/>
          </w:r>
        </w:sdtContent>
      </w:sdt>
      <w:r w:rsidRPr="00930273">
        <w:rPr>
          <w:rFonts w:eastAsia="Times New Roman"/>
          <w:lang w:val="en-GB"/>
        </w:rPr>
        <w:t>.</w:t>
      </w:r>
    </w:p>
    <w:p w14:paraId="4555C23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Although ensemble methods are relatively new in the property valuation space there seem to be multiple advantages to their use. Their capability to handle low quality data without much need for preparation or specifying an algorithm to use gift ensemble methods the same adaptability as ANNs. </w:t>
      </w:r>
      <w:commentRangeStart w:id="43"/>
      <w:r w:rsidRPr="00930273">
        <w:rPr>
          <w:rFonts w:eastAsia="Times New Roman"/>
          <w:lang w:val="en-GB"/>
        </w:rPr>
        <w:t xml:space="preserve">While the easily interpretable decision trees that ensembles are comprised of and the ability to determine the relative importance of variables in the property price prediction offer the same level of transparency as hedonic models. </w:t>
      </w:r>
      <w:commentRangeEnd w:id="43"/>
      <w:r w:rsidR="001E7968">
        <w:rPr>
          <w:rStyle w:val="CommentReference"/>
        </w:rPr>
        <w:commentReference w:id="43"/>
      </w:r>
    </w:p>
    <w:p w14:paraId="0608A4A1"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br w:type="page"/>
      </w:r>
      <w:commentRangeStart w:id="44"/>
      <w:commentRangeEnd w:id="44"/>
      <w:r w:rsidR="001E7968">
        <w:rPr>
          <w:rStyle w:val="CommentReference"/>
        </w:rPr>
        <w:commentReference w:id="44"/>
      </w:r>
    </w:p>
    <w:p w14:paraId="14A07681"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Conclusions</w:t>
      </w:r>
    </w:p>
    <w:p w14:paraId="6AEEE75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current gap between valuations and final sales prices as stated by MSCI (2020) could be linked to any of the downfalls in currently used valuation methods; subjectivity in manual valuations, inability to value specific properties, non-linear relationships between predictors and target variables etc. but pinpointing which are most problematic is difficult and more research is necessary. </w:t>
      </w:r>
    </w:p>
    <w:p w14:paraId="6A2CC79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Artificial neural networks show promising results in terms of improving the accuracy of valuations as they can handle non-linearity and messier data but fall short in providing transparency in their valuations. This could limit their use in commercial settings where transparency may be a priority, although the use of LIME or Shapley values could help to provide limited assistance in improving their transparency and overall understandability. </w:t>
      </w:r>
    </w:p>
    <w:p w14:paraId="52F202D6" w14:textId="62E49523" w:rsidR="00930273" w:rsidRDefault="00930273" w:rsidP="00930273">
      <w:pPr>
        <w:widowControl/>
        <w:suppressAutoHyphens w:val="0"/>
        <w:spacing w:after="200" w:line="276" w:lineRule="auto"/>
        <w:jc w:val="both"/>
        <w:rPr>
          <w:ins w:id="45" w:author="Mary Williams" w:date="2022-04-11T22:21:00Z"/>
          <w:rFonts w:eastAsia="Times New Roman"/>
          <w:lang w:val="en-GB"/>
        </w:rPr>
      </w:pPr>
      <w:r w:rsidRPr="00930273">
        <w:rPr>
          <w:rFonts w:eastAsia="Times New Roman"/>
          <w:lang w:val="en-GB"/>
        </w:rPr>
        <w:t xml:space="preserve">Ensemble methods show good promise in providing accurate results as well as transparency and interpretability through variable importance and decision tree visualisation. They are relatively new in the space however and more extensive research into their application to the property valuation sector is needed before they can conclusively bridge the gap between valuations and sales </w:t>
      </w:r>
      <w:commentRangeStart w:id="46"/>
      <w:r w:rsidRPr="00930273">
        <w:rPr>
          <w:rFonts w:eastAsia="Times New Roman"/>
          <w:lang w:val="en-GB"/>
        </w:rPr>
        <w:t>prices</w:t>
      </w:r>
      <w:commentRangeEnd w:id="46"/>
      <w:r w:rsidR="00DF2084">
        <w:rPr>
          <w:rStyle w:val="CommentReference"/>
        </w:rPr>
        <w:commentReference w:id="46"/>
      </w:r>
      <w:r w:rsidRPr="00930273">
        <w:rPr>
          <w:rFonts w:eastAsia="Times New Roman"/>
          <w:lang w:val="en-GB"/>
        </w:rPr>
        <w:t>.</w:t>
      </w:r>
    </w:p>
    <w:p w14:paraId="763A3AC0" w14:textId="77777777" w:rsidR="00DF2084" w:rsidRPr="00930273" w:rsidRDefault="00DF2084" w:rsidP="00930273">
      <w:pPr>
        <w:widowControl/>
        <w:suppressAutoHyphens w:val="0"/>
        <w:spacing w:after="200" w:line="276" w:lineRule="auto"/>
        <w:jc w:val="both"/>
        <w:rPr>
          <w:rFonts w:ascii="Calibri" w:eastAsia="Times New Roman" w:hAnsi="Calibri" w:cs="Times New Roman"/>
          <w:sz w:val="20"/>
          <w:szCs w:val="20"/>
          <w:lang w:val="en-IE"/>
        </w:rPr>
      </w:pPr>
    </w:p>
    <w:p w14:paraId="2963A5CF" w14:textId="77777777" w:rsidR="00930273" w:rsidRPr="00930273" w:rsidRDefault="00930273" w:rsidP="00930273">
      <w:pPr>
        <w:widowControl/>
        <w:suppressAutoHyphens w:val="0"/>
        <w:spacing w:after="200" w:line="276" w:lineRule="auto"/>
        <w:jc w:val="both"/>
        <w:rPr>
          <w:rFonts w:eastAsia="Times New Roman"/>
          <w:b/>
          <w:bCs/>
          <w:smallCaps/>
          <w:spacing w:val="5"/>
          <w:sz w:val="24"/>
          <w:szCs w:val="24"/>
          <w:u w:val="single"/>
          <w:lang w:val="en-GB"/>
        </w:rPr>
      </w:pPr>
      <w:r w:rsidRPr="00930273">
        <w:rPr>
          <w:rFonts w:eastAsia="Times New Roman"/>
          <w:b/>
          <w:bCs/>
          <w:sz w:val="24"/>
          <w:szCs w:val="24"/>
          <w:u w:val="single"/>
          <w:lang w:val="en-GB"/>
        </w:rPr>
        <w:br w:type="page"/>
      </w:r>
    </w:p>
    <w:p w14:paraId="6EDCB669" w14:textId="76B01958" w:rsidR="00930273" w:rsidRPr="00930273" w:rsidRDefault="00930273" w:rsidP="00F21B3B">
      <w:pPr>
        <w:pStyle w:val="Heading1"/>
        <w:ind w:hanging="567"/>
        <w:rPr>
          <w:lang w:val="en-GB"/>
        </w:rPr>
      </w:pPr>
      <w:bookmarkStart w:id="47" w:name="_Toc100575579"/>
      <w:bookmarkStart w:id="48" w:name="_Toc100578339"/>
      <w:bookmarkStart w:id="49" w:name="_Toc100578823"/>
      <w:r w:rsidRPr="00930273">
        <w:rPr>
          <w:lang w:val="en-GB"/>
        </w:rPr>
        <w:t>4 DATA ANALYSIS AND PREPARATION</w:t>
      </w:r>
      <w:bookmarkEnd w:id="47"/>
      <w:bookmarkEnd w:id="48"/>
      <w:bookmarkEnd w:id="49"/>
    </w:p>
    <w:p w14:paraId="244ECD8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contains a data profile and quality assessment, exploratory data analysis, and details the data cleaning and pre-processing procedure. </w:t>
      </w:r>
    </w:p>
    <w:p w14:paraId="7E2FD01D" w14:textId="5CC93655" w:rsidR="00930273" w:rsidRPr="00D55EBB" w:rsidRDefault="00930273" w:rsidP="00F21B3B">
      <w:pPr>
        <w:pStyle w:val="Heading2"/>
        <w:ind w:hanging="567"/>
      </w:pPr>
      <w:bookmarkStart w:id="50" w:name="_Toc100578340"/>
      <w:bookmarkStart w:id="51" w:name="_Toc100578824"/>
      <w:r w:rsidRPr="00D55EBB">
        <w:t>4.1 Data Profile</w:t>
      </w:r>
      <w:bookmarkEnd w:id="50"/>
      <w:bookmarkEnd w:id="51"/>
    </w:p>
    <w:p w14:paraId="0B4FF674" w14:textId="77777777" w:rsidR="00930273" w:rsidRPr="00930273" w:rsidRDefault="00930273" w:rsidP="00930273">
      <w:pPr>
        <w:widowControl/>
        <w:suppressAutoHyphens w:val="0"/>
        <w:spacing w:after="200" w:line="276" w:lineRule="auto"/>
        <w:jc w:val="both"/>
        <w:rPr>
          <w:rFonts w:eastAsia="Times New Roman"/>
          <w:sz w:val="21"/>
          <w:szCs w:val="21"/>
          <w:u w:val="single"/>
          <w:lang w:val="en-GB"/>
        </w:rPr>
      </w:pPr>
      <w:r w:rsidRPr="00930273">
        <w:rPr>
          <w:rFonts w:eastAsia="Times New Roman"/>
          <w:sz w:val="21"/>
          <w:szCs w:val="21"/>
          <w:u w:val="single"/>
          <w:lang w:val="en-GB"/>
        </w:rPr>
        <w:t>Data Description</w:t>
      </w:r>
    </w:p>
    <w:p w14:paraId="15AE74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consists of 2,982 observations and 16 variables for property sale ads placed in Dublin, Ireland. The dataset is made up of 7 numerical (3 discrete and 4 continuous), 6 categorical (1 ordinal and 5 nominal) and 3 unstructured variables. A description of each variable is given in APPENDIX A. </w:t>
      </w:r>
    </w:p>
    <w:p w14:paraId="60C44400" w14:textId="77777777" w:rsidR="00930273" w:rsidRPr="00930273" w:rsidRDefault="00930273" w:rsidP="00930273">
      <w:pPr>
        <w:widowControl/>
        <w:suppressAutoHyphens w:val="0"/>
        <w:spacing w:after="200" w:line="276" w:lineRule="auto"/>
        <w:jc w:val="both"/>
        <w:rPr>
          <w:rFonts w:eastAsia="Times New Roman"/>
          <w:iCs/>
          <w:u w:val="single"/>
          <w:lang w:val="en-GB"/>
        </w:rPr>
      </w:pPr>
      <w:r w:rsidRPr="00930273">
        <w:rPr>
          <w:rFonts w:eastAsia="Times New Roman"/>
          <w:iCs/>
          <w:u w:val="single"/>
          <w:lang w:val="en-GB"/>
        </w:rPr>
        <w:t>Data Quality Assessment and Cleaning</w:t>
      </w:r>
    </w:p>
    <w:p w14:paraId="6471982D" w14:textId="77777777" w:rsidR="00930273" w:rsidRPr="00930273" w:rsidRDefault="00930273" w:rsidP="00930273">
      <w:pPr>
        <w:widowControl/>
        <w:suppressAutoHyphens w:val="0"/>
        <w:spacing w:after="200" w:line="276" w:lineRule="auto"/>
        <w:jc w:val="both"/>
        <w:rPr>
          <w:rFonts w:ascii="Calibri" w:eastAsia="Times New Roman" w:hAnsi="Calibri" w:cs="Times New Roman"/>
          <w:i/>
          <w:sz w:val="20"/>
          <w:szCs w:val="20"/>
          <w:lang w:val="en-IE" w:eastAsia="en-GB"/>
        </w:rPr>
      </w:pPr>
      <w:r w:rsidRPr="00930273">
        <w:rPr>
          <w:rFonts w:ascii="Calibri" w:eastAsia="Times New Roman" w:hAnsi="Calibri" w:cs="Times New Roman"/>
          <w:i/>
          <w:sz w:val="20"/>
          <w:szCs w:val="20"/>
          <w:lang w:val="en-IE" w:eastAsia="en-GB"/>
        </w:rPr>
        <w:t xml:space="preserve">"High-quality datasets are essential for developing machine learning models." </w:t>
      </w:r>
      <w:sdt>
        <w:sdtPr>
          <w:rPr>
            <w:rFonts w:ascii="Calibri" w:eastAsia="Times New Roman" w:hAnsi="Calibri" w:cs="Times New Roman"/>
            <w:i/>
            <w:sz w:val="20"/>
            <w:szCs w:val="20"/>
            <w:lang w:val="en-IE" w:eastAsia="en-GB"/>
          </w:rPr>
          <w:id w:val="-1634320077"/>
          <w:citation/>
        </w:sdtPr>
        <w:sdtEndPr/>
        <w:sdtContent>
          <w:r w:rsidRPr="00930273">
            <w:rPr>
              <w:rFonts w:ascii="Calibri" w:eastAsia="Times New Roman" w:hAnsi="Calibri" w:cs="Times New Roman"/>
              <w:i/>
              <w:sz w:val="20"/>
              <w:szCs w:val="20"/>
              <w:lang w:val="en-IE" w:eastAsia="en-GB"/>
            </w:rPr>
            <w:fldChar w:fldCharType="begin"/>
          </w:r>
          <w:r w:rsidRPr="00930273">
            <w:rPr>
              <w:rFonts w:ascii="Calibri" w:eastAsia="Times New Roman" w:hAnsi="Calibri" w:cs="Times New Roman"/>
              <w:i/>
              <w:sz w:val="20"/>
              <w:szCs w:val="20"/>
              <w:lang w:val="en-GB" w:eastAsia="en-GB"/>
            </w:rPr>
            <w:instrText xml:space="preserve"> CITATION Gud17 \l 2057 </w:instrText>
          </w:r>
          <w:r w:rsidRPr="00930273">
            <w:rPr>
              <w:rFonts w:ascii="Calibri" w:eastAsia="Times New Roman" w:hAnsi="Calibri" w:cs="Times New Roman"/>
              <w:i/>
              <w:sz w:val="20"/>
              <w:szCs w:val="20"/>
              <w:lang w:val="en-IE" w:eastAsia="en-GB"/>
            </w:rPr>
            <w:fldChar w:fldCharType="separate"/>
          </w:r>
          <w:r w:rsidRPr="00930273">
            <w:rPr>
              <w:rFonts w:ascii="Calibri" w:eastAsia="Times New Roman" w:hAnsi="Calibri" w:cs="Times New Roman"/>
              <w:i/>
              <w:noProof/>
              <w:sz w:val="20"/>
              <w:szCs w:val="20"/>
              <w:lang w:val="en-GB" w:eastAsia="en-GB"/>
            </w:rPr>
            <w:t>(Gudivada, et al., 2017)</w:t>
          </w:r>
          <w:r w:rsidRPr="00930273">
            <w:rPr>
              <w:rFonts w:ascii="Calibri" w:eastAsia="Times New Roman" w:hAnsi="Calibri" w:cs="Times New Roman"/>
              <w:i/>
              <w:sz w:val="20"/>
              <w:szCs w:val="20"/>
              <w:lang w:val="en-IE" w:eastAsia="en-GB"/>
            </w:rPr>
            <w:fldChar w:fldCharType="end"/>
          </w:r>
        </w:sdtContent>
      </w:sdt>
    </w:p>
    <w:p w14:paraId="74E7F0ED" w14:textId="77777777" w:rsidR="00930273" w:rsidRPr="00930273" w:rsidRDefault="00930273" w:rsidP="00930273">
      <w:pPr>
        <w:widowControl/>
        <w:suppressAutoHyphens w:val="0"/>
        <w:spacing w:after="200" w:line="276" w:lineRule="auto"/>
        <w:jc w:val="both"/>
        <w:rPr>
          <w:rFonts w:eastAsia="Times New Roman"/>
          <w:iCs/>
          <w:lang w:val="en-GB"/>
        </w:rPr>
      </w:pPr>
      <w:r w:rsidRPr="00930273">
        <w:rPr>
          <w:rFonts w:eastAsia="Times New Roman"/>
          <w:iCs/>
          <w:lang w:val="en-GB"/>
        </w:rPr>
        <w:t xml:space="preserve">The quality of the data that is fed to machine learning models directly impacts the efficiency of the models and the accuracy of their output. Prior to training a model it is important to assess the quality of the data and improve the dataset through data cleaning processes </w:t>
      </w:r>
      <w:sdt>
        <w:sdtPr>
          <w:rPr>
            <w:rFonts w:eastAsia="Times New Roman"/>
            <w:iCs/>
            <w:lang w:val="en-GB"/>
          </w:rPr>
          <w:id w:val="-1694762986"/>
          <w:citation/>
        </w:sdtPr>
        <w:sdtEndPr/>
        <w:sdtContent>
          <w:r w:rsidRPr="00930273">
            <w:rPr>
              <w:rFonts w:eastAsia="Times New Roman"/>
              <w:iCs/>
              <w:lang w:val="en-GB"/>
            </w:rPr>
            <w:fldChar w:fldCharType="begin"/>
          </w:r>
          <w:r w:rsidRPr="00930273">
            <w:rPr>
              <w:rFonts w:eastAsia="Times New Roman"/>
              <w:iCs/>
              <w:lang w:val="en-GB"/>
            </w:rPr>
            <w:instrText xml:space="preserve"> CITATION Gud17 \l 2057 </w:instrText>
          </w:r>
          <w:r w:rsidRPr="00930273">
            <w:rPr>
              <w:rFonts w:eastAsia="Times New Roman"/>
              <w:iCs/>
              <w:lang w:val="en-GB"/>
            </w:rPr>
            <w:fldChar w:fldCharType="separate"/>
          </w:r>
          <w:r w:rsidRPr="00930273">
            <w:rPr>
              <w:rFonts w:eastAsia="Times New Roman"/>
              <w:iCs/>
              <w:noProof/>
              <w:lang w:val="en-GB"/>
            </w:rPr>
            <w:t>(Gudivada, et al., 2017)</w:t>
          </w:r>
          <w:r w:rsidRPr="00930273">
            <w:rPr>
              <w:rFonts w:eastAsia="Times New Roman"/>
              <w:iCs/>
              <w:lang w:val="en-GB"/>
            </w:rPr>
            <w:fldChar w:fldCharType="end"/>
          </w:r>
        </w:sdtContent>
      </w:sdt>
      <w:r w:rsidRPr="00930273">
        <w:rPr>
          <w:rFonts w:eastAsia="Times New Roman"/>
          <w:iCs/>
          <w:lang w:val="en-GB"/>
        </w:rPr>
        <w:t>.</w:t>
      </w:r>
    </w:p>
    <w:p w14:paraId="0112BA9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Typical data quality assessments applied to organisations evaluate the data across six dimensions, timeliness, completeness, uniqueness, validity, consistency, and accuracy </w:t>
      </w:r>
      <w:sdt>
        <w:sdtPr>
          <w:rPr>
            <w:rFonts w:eastAsia="Times New Roman"/>
            <w:lang w:val="en-GB"/>
          </w:rPr>
          <w:id w:val="1153186497"/>
          <w:citation/>
        </w:sdtPr>
        <w:sdtEndPr/>
        <w:sdtContent>
          <w:r w:rsidRPr="00930273">
            <w:rPr>
              <w:rFonts w:eastAsia="Times New Roman"/>
              <w:lang w:val="en-GB"/>
            </w:rPr>
            <w:fldChar w:fldCharType="begin"/>
          </w:r>
          <w:r w:rsidRPr="00930273">
            <w:rPr>
              <w:rFonts w:eastAsia="Times New Roman"/>
              <w:lang w:val="en-GB"/>
            </w:rPr>
            <w:instrText xml:space="preserve"> CITATION CDC22 \l 2057 </w:instrText>
          </w:r>
          <w:r w:rsidRPr="00930273">
            <w:rPr>
              <w:rFonts w:eastAsia="Times New Roman"/>
              <w:lang w:val="en-GB"/>
            </w:rPr>
            <w:fldChar w:fldCharType="separate"/>
          </w:r>
          <w:r w:rsidRPr="00930273">
            <w:rPr>
              <w:rFonts w:eastAsia="Times New Roman"/>
              <w:noProof/>
              <w:lang w:val="en-GB"/>
            </w:rPr>
            <w:t>(CDC, n.d.)</w:t>
          </w:r>
          <w:r w:rsidRPr="00930273">
            <w:rPr>
              <w:rFonts w:eastAsia="Times New Roman"/>
              <w:lang w:val="en-GB"/>
            </w:rPr>
            <w:fldChar w:fldCharType="end"/>
          </w:r>
        </w:sdtContent>
      </w:sdt>
      <w:r w:rsidRPr="00930273">
        <w:rPr>
          <w:rFonts w:eastAsia="Times New Roman"/>
          <w:lang w:val="en-GB"/>
        </w:rPr>
        <w:t xml:space="preserve">. As the dataset is static and there is no data warehouse or pipeline, the data quality assessment in this report will consider only the following dimensions, completeness, uniqueness, and validity. </w:t>
      </w:r>
    </w:p>
    <w:p w14:paraId="468D34D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Completeness refers to the number of missing data points in the dataset. Analysing the missingness patterns of data points allows us to assess whether the absence of a value is indicative of an absence of a property feature or whether it constitutes a null value. This will help us determine how best to handle missing data. There are missing values in 8 of the 16 variables in the datasets, with 4 variables missing more than 10% of their values. The completeness of each variable is shown in APPENDIX B.1. To assess the type of </w:t>
      </w:r>
      <w:commentRangeStart w:id="52"/>
      <w:r w:rsidRPr="00930273">
        <w:rPr>
          <w:rFonts w:eastAsia="Times New Roman"/>
          <w:lang w:val="en-GB"/>
        </w:rPr>
        <w:t>missingness</w:t>
      </w:r>
      <w:commentRangeEnd w:id="52"/>
      <w:r w:rsidR="00DF2084">
        <w:rPr>
          <w:rStyle w:val="CommentReference"/>
        </w:rPr>
        <w:commentReference w:id="52"/>
      </w:r>
      <w:r w:rsidRPr="00930273">
        <w:rPr>
          <w:rFonts w:eastAsia="Times New Roman"/>
          <w:lang w:val="en-GB"/>
        </w:rPr>
        <w:t xml:space="preserve"> present in the data, the missingness pattern heatmap in APPENDIX B.2 was created, this visualises the correlation between the presence of a value for one variable and the presence of a value for another. </w:t>
      </w:r>
    </w:p>
    <w:p w14:paraId="3231950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It is evident from the heatmap that the presence of '</w:t>
      </w:r>
      <w:proofErr w:type="spellStart"/>
      <w:r w:rsidRPr="00930273">
        <w:rPr>
          <w:rFonts w:eastAsia="Times New Roman"/>
          <w:lang w:val="en-GB"/>
        </w:rPr>
        <w:t>no_of_units</w:t>
      </w:r>
      <w:proofErr w:type="spellEnd"/>
      <w:r w:rsidRPr="00930273">
        <w:rPr>
          <w:rFonts w:eastAsia="Times New Roman"/>
          <w:lang w:val="en-GB"/>
        </w:rPr>
        <w:t>' negatively impacts the presence of values in other variables. The '</w:t>
      </w:r>
      <w:proofErr w:type="spellStart"/>
      <w:r w:rsidRPr="00930273">
        <w:rPr>
          <w:rFonts w:eastAsia="Times New Roman"/>
          <w:lang w:val="en-GB"/>
        </w:rPr>
        <w:t>no_of_units</w:t>
      </w:r>
      <w:proofErr w:type="spellEnd"/>
      <w:r w:rsidRPr="00930273">
        <w:rPr>
          <w:rFonts w:eastAsia="Times New Roman"/>
          <w:lang w:val="en-GB"/>
        </w:rPr>
        <w:t xml:space="preserve">' variable is linked to 59 sparsely populated new development ads in the data. </w:t>
      </w:r>
    </w:p>
    <w:p w14:paraId="332EAF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Uniqueness measures the number of duplicated rows in the dataset. </w:t>
      </w:r>
      <w:commentRangeStart w:id="53"/>
      <w:r w:rsidRPr="00930273">
        <w:rPr>
          <w:rFonts w:eastAsia="Times New Roman"/>
          <w:lang w:val="en-GB"/>
        </w:rPr>
        <w:t>Thankfully</w:t>
      </w:r>
      <w:commentRangeEnd w:id="53"/>
      <w:r w:rsidR="00DF2084">
        <w:rPr>
          <w:rStyle w:val="CommentReference"/>
        </w:rPr>
        <w:commentReference w:id="53"/>
      </w:r>
      <w:r w:rsidRPr="00930273">
        <w:rPr>
          <w:rFonts w:eastAsia="Times New Roman"/>
          <w:lang w:val="en-GB"/>
        </w:rPr>
        <w:t xml:space="preserve"> there were no duplicates present in the data. There were however some variables, 'county' and 'environment', that were constant across all observations. </w:t>
      </w:r>
    </w:p>
    <w:p w14:paraId="210F43F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Validity is the extent to which variables conform to a given format. Checks were made for the presence of any special characters present in the categorical data, any non-numerical values in the numeric data, and for any other aberrations from the format of the structured data. </w:t>
      </w:r>
    </w:p>
    <w:p w14:paraId="61AF8112"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Overall, the quality of the dataset is good, there are some missing values present in the data, but these are handled by removing sparse observations and dropping variables that fall below an acceptable completeness threshold. The absence of duplicates or incorrectly formatted data also enhance the quality of the dataset. </w:t>
      </w:r>
    </w:p>
    <w:p w14:paraId="24F772AC" w14:textId="601F4A7D" w:rsidR="00930273" w:rsidRPr="00D55EBB" w:rsidRDefault="00930273" w:rsidP="00F21B3B">
      <w:pPr>
        <w:pStyle w:val="Heading2"/>
        <w:ind w:hanging="567"/>
      </w:pPr>
      <w:bookmarkStart w:id="54" w:name="_Toc100578341"/>
      <w:bookmarkStart w:id="55" w:name="_Toc100578825"/>
      <w:r w:rsidRPr="00D55EBB">
        <w:t>4.2 Exploratory Data Analysis</w:t>
      </w:r>
      <w:bookmarkEnd w:id="54"/>
      <w:bookmarkEnd w:id="55"/>
    </w:p>
    <w:p w14:paraId="43F6EFE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Relationships between variables</w:t>
      </w:r>
    </w:p>
    <w:p w14:paraId="735D3179"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Correlation matrices and variance inflation factors (VIF) were used to identify highly correlated variables and assess whether any variable redundancy exists resulting from information overlap. The correlation matrices and variance inflation factors are shown in APPENDIX C.  Analysing solely the numerical values, strong correlation exists between 'surface' and 'beds', this is expected as more bedrooms generally equates to more surface area. The VIF for both variables also indicate a moderate correlation between the two variables. It was decided that neither variable would be removed as their correlations with other variables were not strong and both provide valuable information about a property. </w:t>
      </w:r>
    </w:p>
    <w:p w14:paraId="593FEBA3"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When all variables, categorical and numerical, are analysed we see a strong correlation between 'area' and both geographical coordinate values 'latitude' and 'longitude', again this is an expected relationship but not one that is seen as problematic to our either of our models. </w:t>
      </w:r>
    </w:p>
    <w:p w14:paraId="043FAFA6"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Unstructured Data</w:t>
      </w:r>
    </w:p>
    <w:p w14:paraId="1A42283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Unstructured data is qualitative data that does not follow a set format such as text, images, audio etc. as such it can't be processed by conventional tools and models</w:t>
      </w:r>
      <w:sdt>
        <w:sdtPr>
          <w:rPr>
            <w:rFonts w:eastAsia="Times New Roman"/>
            <w:lang w:val="en-GB"/>
          </w:rPr>
          <w:id w:val="-1727213194"/>
          <w:citation/>
        </w:sdtPr>
        <w:sdtEndPr/>
        <w:sdtContent>
          <w:r w:rsidRPr="00930273">
            <w:rPr>
              <w:rFonts w:eastAsia="Times New Roman"/>
              <w:lang w:val="en-GB"/>
            </w:rPr>
            <w:fldChar w:fldCharType="begin"/>
          </w:r>
          <w:r w:rsidRPr="00930273">
            <w:rPr>
              <w:rFonts w:eastAsia="Times New Roman"/>
              <w:lang w:val="en-GB"/>
            </w:rPr>
            <w:instrText xml:space="preserve"> CITATION IBM21 \l 2057 </w:instrText>
          </w:r>
          <w:r w:rsidRPr="00930273">
            <w:rPr>
              <w:rFonts w:eastAsia="Times New Roman"/>
              <w:lang w:val="en-GB"/>
            </w:rPr>
            <w:fldChar w:fldCharType="separate"/>
          </w:r>
          <w:r w:rsidRPr="00930273">
            <w:rPr>
              <w:rFonts w:eastAsia="Times New Roman"/>
              <w:noProof/>
              <w:lang w:val="en-GB"/>
            </w:rPr>
            <w:t xml:space="preserve"> (IBM Cloud Education, 2021)</w:t>
          </w:r>
          <w:r w:rsidRPr="00930273">
            <w:rPr>
              <w:rFonts w:eastAsia="Times New Roman"/>
              <w:lang w:val="en-GB"/>
            </w:rPr>
            <w:fldChar w:fldCharType="end"/>
          </w:r>
        </w:sdtContent>
      </w:sdt>
      <w:r w:rsidRPr="00930273">
        <w:rPr>
          <w:rFonts w:eastAsia="Times New Roman"/>
          <w:lang w:val="en-GB"/>
        </w:rPr>
        <w:t xml:space="preserve">. The unstructured data in the dataset is free text entered by real estate agents describing each property and its features. </w:t>
      </w:r>
    </w:p>
    <w:p w14:paraId="770D35D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741696" behindDoc="0" locked="0" layoutInCell="1" allowOverlap="1" wp14:anchorId="4B39BEF7" wp14:editId="7C820D19">
            <wp:simplePos x="0" y="0"/>
            <wp:positionH relativeFrom="margin">
              <wp:posOffset>873125</wp:posOffset>
            </wp:positionH>
            <wp:positionV relativeFrom="paragraph">
              <wp:posOffset>956945</wp:posOffset>
            </wp:positionV>
            <wp:extent cx="3924300" cy="2195830"/>
            <wp:effectExtent l="0" t="0" r="0" b="1270"/>
            <wp:wrapTopAndBottom/>
            <wp:docPr id="10" name="Picture 10" descr="Word Cloud of most common terms used in property description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ord Cloud of most common terms used in property descriptions">
                      <a:extLst>
                        <a:ext uri="{C183D7F6-B498-43B3-948B-1728B52AA6E4}">
                          <adec:decorative xmlns:adec="http://schemas.microsoft.com/office/drawing/2017/decorative" val="0"/>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4300" cy="2195830"/>
                    </a:xfrm>
                    <a:prstGeom prst="rect">
                      <a:avLst/>
                    </a:prstGeom>
                    <a:ln>
                      <a:noFill/>
                    </a:ln>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Natural language processing (NLP) tools were used to pre-process and analyse the unstructured text data. The text data is by nature noisy and contains many words that won't provide any useful information to the models, the aim of natural language processing in this project is to eliminate any noise and extract informative features that will boost model accuracy. </w:t>
      </w:r>
    </w:p>
    <w:p w14:paraId="50D883D4" w14:textId="77777777" w:rsidR="00930273" w:rsidRPr="00930273" w:rsidRDefault="00930273" w:rsidP="00930273">
      <w:pPr>
        <w:widowControl/>
        <w:suppressAutoHyphens w:val="0"/>
        <w:jc w:val="both"/>
        <w:rPr>
          <w:rFonts w:eastAsia="Times New Roman"/>
          <w:lang w:val="en-GB"/>
        </w:rPr>
      </w:pPr>
    </w:p>
    <w:p w14:paraId="1D46315D" w14:textId="755D213D"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Points of interest are the frequency of different words and word types in property descriptions. The most frequently used words are shown in the word cloud above. Different word types may also be informative to the models, nouns for example may indicate the presence of a property feature, a garage</w:t>
      </w:r>
      <w:ins w:id="56" w:author="Mary Williams" w:date="2022-04-11T22:26:00Z">
        <w:r w:rsidR="00FC2AC5">
          <w:rPr>
            <w:rFonts w:eastAsia="Times New Roman"/>
            <w:lang w:val="en-GB"/>
          </w:rPr>
          <w:t>,</w:t>
        </w:r>
      </w:ins>
      <w:r w:rsidRPr="00930273">
        <w:rPr>
          <w:rFonts w:eastAsia="Times New Roman"/>
          <w:lang w:val="en-GB"/>
        </w:rPr>
        <w:t xml:space="preserve"> for example. Meanwhile different adjectives may be used to describe properties of a certain price bracket or location.</w:t>
      </w:r>
    </w:p>
    <w:p w14:paraId="4B6BEA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Furthermore, the number of nouns or adjectives could be informative to the models, more nouns may mean more features, more adjectives may indicate a nicer property or location. The average length of words was also analysed, longer adjectives could potentially be used in more expensive property descriptions, for example 'pristine' condition in contrast with 'good' condition. Analysis of these features can be found in the tables below. </w:t>
      </w:r>
    </w:p>
    <w:tbl>
      <w:tblPr>
        <w:tblStyle w:val="TableGrid"/>
        <w:tblpPr w:leftFromText="180" w:rightFromText="180" w:vertAnchor="page" w:horzAnchor="margin" w:tblpXSpec="center" w:tblpY="5334"/>
        <w:tblW w:w="7019" w:type="dxa"/>
        <w:tblLook w:val="04A0" w:firstRow="1" w:lastRow="0" w:firstColumn="1" w:lastColumn="0" w:noHBand="0" w:noVBand="1"/>
      </w:tblPr>
      <w:tblGrid>
        <w:gridCol w:w="2685"/>
        <w:gridCol w:w="1943"/>
        <w:gridCol w:w="2391"/>
      </w:tblGrid>
      <w:tr w:rsidR="00D55EBB" w:rsidRPr="00930273" w14:paraId="09C0ED88" w14:textId="77777777" w:rsidTr="00D55EBB">
        <w:trPr>
          <w:trHeight w:val="267"/>
        </w:trPr>
        <w:tc>
          <w:tcPr>
            <w:tcW w:w="2685" w:type="dxa"/>
            <w:shd w:val="clear" w:color="auto" w:fill="D3D3D3"/>
            <w:noWrap/>
            <w:hideMark/>
          </w:tcPr>
          <w:p w14:paraId="0A68D0CB" w14:textId="77777777" w:rsidR="00D55EBB" w:rsidRPr="00930273" w:rsidRDefault="00D55EBB" w:rsidP="00D55EBB">
            <w:pPr>
              <w:widowControl/>
              <w:rPr>
                <w:rFonts w:ascii="Times New Roman" w:eastAsia="Times New Roman" w:hAnsi="Times New Roman" w:cs="Times New Roman"/>
                <w:b/>
                <w:bCs/>
                <w:sz w:val="24"/>
                <w:szCs w:val="24"/>
                <w:lang w:eastAsia="en-GB"/>
              </w:rPr>
            </w:pPr>
          </w:p>
        </w:tc>
        <w:tc>
          <w:tcPr>
            <w:tcW w:w="1943" w:type="dxa"/>
            <w:shd w:val="clear" w:color="auto" w:fill="D3D3D3"/>
            <w:noWrap/>
            <w:hideMark/>
          </w:tcPr>
          <w:p w14:paraId="721EA195" w14:textId="77777777" w:rsidR="00D55EBB" w:rsidRPr="00930273" w:rsidRDefault="00D55EBB" w:rsidP="00D55EBB">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Count</w:t>
            </w:r>
          </w:p>
        </w:tc>
        <w:tc>
          <w:tcPr>
            <w:tcW w:w="2391" w:type="dxa"/>
            <w:shd w:val="clear" w:color="auto" w:fill="D3D3D3"/>
            <w:noWrap/>
            <w:hideMark/>
          </w:tcPr>
          <w:p w14:paraId="1C29C6EB" w14:textId="77777777" w:rsidR="00D55EBB" w:rsidRPr="00930273" w:rsidRDefault="00D55EBB" w:rsidP="00D55EBB">
            <w:pPr>
              <w:widowControl/>
              <w:jc w:val="center"/>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Length</w:t>
            </w:r>
          </w:p>
        </w:tc>
      </w:tr>
      <w:tr w:rsidR="00D55EBB" w:rsidRPr="00930273" w14:paraId="330CD8B4" w14:textId="77777777" w:rsidTr="00D55EBB">
        <w:trPr>
          <w:trHeight w:val="267"/>
        </w:trPr>
        <w:tc>
          <w:tcPr>
            <w:tcW w:w="2685" w:type="dxa"/>
            <w:shd w:val="clear" w:color="auto" w:fill="D3D3D3"/>
            <w:noWrap/>
            <w:hideMark/>
          </w:tcPr>
          <w:p w14:paraId="49652ACF"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All Words</w:t>
            </w:r>
          </w:p>
        </w:tc>
        <w:tc>
          <w:tcPr>
            <w:tcW w:w="1943" w:type="dxa"/>
            <w:noWrap/>
            <w:hideMark/>
          </w:tcPr>
          <w:p w14:paraId="49282E13"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397.49</w:t>
            </w:r>
          </w:p>
        </w:tc>
        <w:tc>
          <w:tcPr>
            <w:tcW w:w="2391" w:type="dxa"/>
            <w:noWrap/>
            <w:hideMark/>
          </w:tcPr>
          <w:p w14:paraId="257C77CE"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6.40</w:t>
            </w:r>
          </w:p>
        </w:tc>
      </w:tr>
      <w:tr w:rsidR="00D55EBB" w:rsidRPr="00930273" w14:paraId="35E2FD19" w14:textId="77777777" w:rsidTr="00D55EBB">
        <w:trPr>
          <w:trHeight w:val="267"/>
        </w:trPr>
        <w:tc>
          <w:tcPr>
            <w:tcW w:w="2685" w:type="dxa"/>
            <w:shd w:val="clear" w:color="auto" w:fill="D3D3D3"/>
            <w:noWrap/>
            <w:hideMark/>
          </w:tcPr>
          <w:p w14:paraId="0EE23415"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Nouns</w:t>
            </w:r>
          </w:p>
        </w:tc>
        <w:tc>
          <w:tcPr>
            <w:tcW w:w="1943" w:type="dxa"/>
            <w:noWrap/>
            <w:hideMark/>
          </w:tcPr>
          <w:p w14:paraId="16F4B012"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157.72</w:t>
            </w:r>
          </w:p>
        </w:tc>
        <w:tc>
          <w:tcPr>
            <w:tcW w:w="2391" w:type="dxa"/>
            <w:noWrap/>
            <w:hideMark/>
          </w:tcPr>
          <w:p w14:paraId="44135CFC"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6.37</w:t>
            </w:r>
          </w:p>
        </w:tc>
      </w:tr>
      <w:tr w:rsidR="00D55EBB" w:rsidRPr="00930273" w14:paraId="5E4BD501" w14:textId="77777777" w:rsidTr="00D55EBB">
        <w:trPr>
          <w:trHeight w:val="267"/>
        </w:trPr>
        <w:tc>
          <w:tcPr>
            <w:tcW w:w="2685" w:type="dxa"/>
            <w:tcBorders>
              <w:bottom w:val="single" w:sz="4" w:space="0" w:color="auto"/>
            </w:tcBorders>
            <w:shd w:val="clear" w:color="auto" w:fill="D3D3D3"/>
            <w:noWrap/>
            <w:hideMark/>
          </w:tcPr>
          <w:p w14:paraId="601481D8"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Adjectives</w:t>
            </w:r>
          </w:p>
        </w:tc>
        <w:tc>
          <w:tcPr>
            <w:tcW w:w="1943" w:type="dxa"/>
            <w:tcBorders>
              <w:bottom w:val="single" w:sz="4" w:space="0" w:color="auto"/>
            </w:tcBorders>
            <w:noWrap/>
            <w:hideMark/>
          </w:tcPr>
          <w:p w14:paraId="0DC62C8A"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42.14</w:t>
            </w:r>
          </w:p>
        </w:tc>
        <w:tc>
          <w:tcPr>
            <w:tcW w:w="2391" w:type="dxa"/>
            <w:tcBorders>
              <w:bottom w:val="single" w:sz="4" w:space="0" w:color="auto"/>
            </w:tcBorders>
            <w:noWrap/>
            <w:hideMark/>
          </w:tcPr>
          <w:p w14:paraId="06A76149"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6.31</w:t>
            </w:r>
          </w:p>
        </w:tc>
      </w:tr>
      <w:tr w:rsidR="00D55EBB" w:rsidRPr="00930273" w14:paraId="06A6FCD9" w14:textId="77777777" w:rsidTr="00D55EBB">
        <w:trPr>
          <w:trHeight w:val="267"/>
        </w:trPr>
        <w:tc>
          <w:tcPr>
            <w:tcW w:w="2685" w:type="dxa"/>
            <w:tcBorders>
              <w:top w:val="nil"/>
              <w:left w:val="nil"/>
              <w:bottom w:val="single" w:sz="4" w:space="0" w:color="auto"/>
              <w:right w:val="nil"/>
            </w:tcBorders>
            <w:noWrap/>
            <w:hideMark/>
          </w:tcPr>
          <w:p w14:paraId="1E377D01" w14:textId="77777777" w:rsidR="00D55EBB" w:rsidRPr="00930273" w:rsidRDefault="00D55EBB" w:rsidP="00D55EBB">
            <w:pPr>
              <w:widowControl/>
              <w:jc w:val="right"/>
              <w:rPr>
                <w:rFonts w:ascii="Calibri" w:eastAsia="Times New Roman" w:hAnsi="Calibri" w:cs="Calibri"/>
                <w:b/>
                <w:bCs/>
                <w:color w:val="000000"/>
                <w:sz w:val="24"/>
                <w:szCs w:val="24"/>
                <w:lang w:eastAsia="en-GB"/>
              </w:rPr>
            </w:pPr>
          </w:p>
        </w:tc>
        <w:tc>
          <w:tcPr>
            <w:tcW w:w="1943" w:type="dxa"/>
            <w:tcBorders>
              <w:top w:val="nil"/>
              <w:left w:val="nil"/>
              <w:bottom w:val="single" w:sz="4" w:space="0" w:color="auto"/>
              <w:right w:val="nil"/>
            </w:tcBorders>
            <w:noWrap/>
            <w:hideMark/>
          </w:tcPr>
          <w:p w14:paraId="51C34995" w14:textId="77777777" w:rsidR="00D55EBB" w:rsidRPr="00930273" w:rsidRDefault="00D55EBB" w:rsidP="00D55EBB">
            <w:pPr>
              <w:widowControl/>
              <w:rPr>
                <w:rFonts w:ascii="Times New Roman" w:eastAsia="Times New Roman" w:hAnsi="Times New Roman" w:cs="Times New Roman"/>
                <w:sz w:val="20"/>
                <w:lang w:eastAsia="en-GB"/>
              </w:rPr>
            </w:pPr>
          </w:p>
        </w:tc>
        <w:tc>
          <w:tcPr>
            <w:tcW w:w="2391" w:type="dxa"/>
            <w:tcBorders>
              <w:top w:val="nil"/>
              <w:left w:val="nil"/>
              <w:bottom w:val="single" w:sz="4" w:space="0" w:color="auto"/>
              <w:right w:val="nil"/>
            </w:tcBorders>
            <w:noWrap/>
            <w:hideMark/>
          </w:tcPr>
          <w:p w14:paraId="4BEAB823" w14:textId="77777777" w:rsidR="00D55EBB" w:rsidRPr="00930273" w:rsidRDefault="00D55EBB" w:rsidP="00D55EBB">
            <w:pPr>
              <w:widowControl/>
              <w:rPr>
                <w:rFonts w:ascii="Times New Roman" w:eastAsia="Times New Roman" w:hAnsi="Times New Roman" w:cs="Times New Roman"/>
                <w:sz w:val="20"/>
                <w:lang w:eastAsia="en-GB"/>
              </w:rPr>
            </w:pPr>
          </w:p>
        </w:tc>
      </w:tr>
      <w:tr w:rsidR="00D55EBB" w:rsidRPr="00930273" w14:paraId="2131CD25" w14:textId="77777777" w:rsidTr="00D55EBB">
        <w:trPr>
          <w:trHeight w:val="267"/>
        </w:trPr>
        <w:tc>
          <w:tcPr>
            <w:tcW w:w="2685" w:type="dxa"/>
            <w:tcBorders>
              <w:top w:val="single" w:sz="4" w:space="0" w:color="auto"/>
            </w:tcBorders>
            <w:shd w:val="clear" w:color="auto" w:fill="D3D3D3"/>
            <w:noWrap/>
            <w:hideMark/>
          </w:tcPr>
          <w:p w14:paraId="4F3EB40C" w14:textId="77777777" w:rsidR="00D55EBB" w:rsidRPr="00930273" w:rsidRDefault="00D55EBB" w:rsidP="00D55EBB">
            <w:pPr>
              <w:widowControl/>
              <w:rPr>
                <w:rFonts w:ascii="Times New Roman" w:eastAsia="Times New Roman" w:hAnsi="Times New Roman" w:cs="Times New Roman"/>
                <w:b/>
                <w:bCs/>
                <w:sz w:val="20"/>
                <w:lang w:eastAsia="en-GB"/>
              </w:rPr>
            </w:pPr>
          </w:p>
        </w:tc>
        <w:tc>
          <w:tcPr>
            <w:tcW w:w="1943" w:type="dxa"/>
            <w:tcBorders>
              <w:top w:val="single" w:sz="4" w:space="0" w:color="auto"/>
            </w:tcBorders>
            <w:shd w:val="clear" w:color="auto" w:fill="D3D3D3"/>
            <w:noWrap/>
            <w:hideMark/>
          </w:tcPr>
          <w:p w14:paraId="338E1870" w14:textId="77777777" w:rsidR="00D55EBB" w:rsidRPr="00930273" w:rsidRDefault="00D55EBB" w:rsidP="00D55EBB">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Top 25% (Price)</w:t>
            </w:r>
          </w:p>
        </w:tc>
        <w:tc>
          <w:tcPr>
            <w:tcW w:w="2391" w:type="dxa"/>
            <w:tcBorders>
              <w:top w:val="single" w:sz="4" w:space="0" w:color="auto"/>
            </w:tcBorders>
            <w:shd w:val="clear" w:color="auto" w:fill="D3D3D3"/>
            <w:noWrap/>
            <w:hideMark/>
          </w:tcPr>
          <w:p w14:paraId="6D4C3FA0" w14:textId="77777777" w:rsidR="00D55EBB" w:rsidRPr="00930273" w:rsidRDefault="00D55EBB" w:rsidP="00D55EBB">
            <w:pPr>
              <w:widowControl/>
              <w:jc w:val="center"/>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Bottom 25% (Price)</w:t>
            </w:r>
          </w:p>
        </w:tc>
      </w:tr>
      <w:tr w:rsidR="00D55EBB" w:rsidRPr="00930273" w14:paraId="6A2D64D9" w14:textId="77777777" w:rsidTr="00D55EBB">
        <w:trPr>
          <w:trHeight w:val="267"/>
        </w:trPr>
        <w:tc>
          <w:tcPr>
            <w:tcW w:w="2685" w:type="dxa"/>
            <w:shd w:val="clear" w:color="auto" w:fill="D3D3D3"/>
            <w:noWrap/>
            <w:hideMark/>
          </w:tcPr>
          <w:p w14:paraId="0E97CD33" w14:textId="77777777" w:rsidR="00D55EBB" w:rsidRPr="00930273" w:rsidRDefault="00D55EBB" w:rsidP="00D55EBB">
            <w:pPr>
              <w:widowControl/>
              <w:rPr>
                <w:rFonts w:ascii="Times New Roman" w:eastAsia="Times New Roman" w:hAnsi="Times New Roman" w:cs="Times New Roman"/>
                <w:b/>
                <w:bCs/>
                <w:sz w:val="20"/>
                <w:lang w:eastAsia="en-GB"/>
              </w:rPr>
            </w:pPr>
            <w:r w:rsidRPr="00930273">
              <w:rPr>
                <w:rFonts w:ascii="Calibri" w:eastAsia="Times New Roman" w:hAnsi="Calibri" w:cs="Calibri"/>
                <w:b/>
                <w:bCs/>
                <w:color w:val="000000"/>
                <w:sz w:val="24"/>
                <w:szCs w:val="24"/>
                <w:lang w:eastAsia="en-GB"/>
              </w:rPr>
              <w:t>Mean Noun Count</w:t>
            </w:r>
          </w:p>
        </w:tc>
        <w:tc>
          <w:tcPr>
            <w:tcW w:w="1943" w:type="dxa"/>
            <w:noWrap/>
            <w:hideMark/>
          </w:tcPr>
          <w:p w14:paraId="70A7DF50"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223.73</w:t>
            </w:r>
          </w:p>
        </w:tc>
        <w:tc>
          <w:tcPr>
            <w:tcW w:w="2391" w:type="dxa"/>
            <w:noWrap/>
            <w:hideMark/>
          </w:tcPr>
          <w:p w14:paraId="732EEC55"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113.49</w:t>
            </w:r>
          </w:p>
        </w:tc>
      </w:tr>
      <w:tr w:rsidR="00D55EBB" w:rsidRPr="00930273" w14:paraId="45F4C66B" w14:textId="77777777" w:rsidTr="00D55EBB">
        <w:trPr>
          <w:trHeight w:val="267"/>
        </w:trPr>
        <w:tc>
          <w:tcPr>
            <w:tcW w:w="2685" w:type="dxa"/>
            <w:shd w:val="clear" w:color="auto" w:fill="D3D3D3"/>
            <w:noWrap/>
            <w:hideMark/>
          </w:tcPr>
          <w:p w14:paraId="6A82CF4B"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Count</w:t>
            </w:r>
          </w:p>
        </w:tc>
        <w:tc>
          <w:tcPr>
            <w:tcW w:w="1943" w:type="dxa"/>
            <w:noWrap/>
            <w:hideMark/>
          </w:tcPr>
          <w:p w14:paraId="375750C1"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62.29</w:t>
            </w:r>
          </w:p>
        </w:tc>
        <w:tc>
          <w:tcPr>
            <w:tcW w:w="2391" w:type="dxa"/>
            <w:noWrap/>
            <w:hideMark/>
          </w:tcPr>
          <w:p w14:paraId="2BC1D428"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28.62</w:t>
            </w:r>
          </w:p>
        </w:tc>
      </w:tr>
      <w:tr w:rsidR="00D55EBB" w:rsidRPr="00930273" w14:paraId="4F2FF224" w14:textId="77777777" w:rsidTr="00D55EBB">
        <w:trPr>
          <w:trHeight w:val="267"/>
        </w:trPr>
        <w:tc>
          <w:tcPr>
            <w:tcW w:w="2685" w:type="dxa"/>
            <w:shd w:val="clear" w:color="auto" w:fill="D3D3D3"/>
            <w:noWrap/>
            <w:hideMark/>
          </w:tcPr>
          <w:p w14:paraId="5A6CC013"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Noun Length</w:t>
            </w:r>
          </w:p>
        </w:tc>
        <w:tc>
          <w:tcPr>
            <w:tcW w:w="1943" w:type="dxa"/>
            <w:noWrap/>
            <w:hideMark/>
          </w:tcPr>
          <w:p w14:paraId="19118481"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6.03</w:t>
            </w:r>
          </w:p>
        </w:tc>
        <w:tc>
          <w:tcPr>
            <w:tcW w:w="2391" w:type="dxa"/>
            <w:noWrap/>
            <w:hideMark/>
          </w:tcPr>
          <w:p w14:paraId="5014F60B"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6.21</w:t>
            </w:r>
          </w:p>
        </w:tc>
      </w:tr>
      <w:tr w:rsidR="00D55EBB" w:rsidRPr="00930273" w14:paraId="42AD8168" w14:textId="77777777" w:rsidTr="00D55EBB">
        <w:trPr>
          <w:trHeight w:val="267"/>
        </w:trPr>
        <w:tc>
          <w:tcPr>
            <w:tcW w:w="2685" w:type="dxa"/>
            <w:shd w:val="clear" w:color="auto" w:fill="D3D3D3"/>
            <w:noWrap/>
            <w:hideMark/>
          </w:tcPr>
          <w:p w14:paraId="7D69295D" w14:textId="77777777" w:rsidR="00D55EBB" w:rsidRPr="00930273" w:rsidRDefault="00D55EBB" w:rsidP="00D55EBB">
            <w:pPr>
              <w:widowControl/>
              <w:rPr>
                <w:rFonts w:ascii="Calibri" w:eastAsia="Times New Roman" w:hAnsi="Calibri" w:cs="Calibri"/>
                <w:b/>
                <w:bCs/>
                <w:color w:val="000000"/>
                <w:sz w:val="24"/>
                <w:szCs w:val="24"/>
                <w:lang w:eastAsia="en-GB"/>
              </w:rPr>
            </w:pPr>
            <w:r w:rsidRPr="00930273">
              <w:rPr>
                <w:rFonts w:ascii="Calibri" w:eastAsia="Times New Roman" w:hAnsi="Calibri" w:cs="Calibri"/>
                <w:b/>
                <w:bCs/>
                <w:color w:val="000000"/>
                <w:sz w:val="24"/>
                <w:szCs w:val="24"/>
                <w:lang w:eastAsia="en-GB"/>
              </w:rPr>
              <w:t>Mean Adjective Length</w:t>
            </w:r>
          </w:p>
        </w:tc>
        <w:tc>
          <w:tcPr>
            <w:tcW w:w="1943" w:type="dxa"/>
            <w:noWrap/>
            <w:hideMark/>
          </w:tcPr>
          <w:p w14:paraId="4664D044"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6.29</w:t>
            </w:r>
          </w:p>
        </w:tc>
        <w:tc>
          <w:tcPr>
            <w:tcW w:w="2391" w:type="dxa"/>
            <w:noWrap/>
            <w:hideMark/>
          </w:tcPr>
          <w:p w14:paraId="2496A7BB" w14:textId="77777777" w:rsidR="00D55EBB" w:rsidRPr="00930273" w:rsidRDefault="00D55EBB" w:rsidP="00D55EBB">
            <w:pPr>
              <w:widowControl/>
              <w:jc w:val="right"/>
              <w:rPr>
                <w:rFonts w:ascii="Calibri" w:eastAsia="Times New Roman" w:hAnsi="Calibri" w:cs="Calibri"/>
                <w:color w:val="000000"/>
                <w:sz w:val="24"/>
                <w:szCs w:val="24"/>
                <w:lang w:eastAsia="en-GB"/>
              </w:rPr>
            </w:pPr>
            <w:r w:rsidRPr="00930273">
              <w:rPr>
                <w:rFonts w:ascii="Calibri" w:eastAsia="Times New Roman" w:hAnsi="Calibri" w:cs="Calibri"/>
                <w:color w:val="000000"/>
                <w:sz w:val="24"/>
                <w:szCs w:val="24"/>
                <w:lang w:eastAsia="en-GB"/>
              </w:rPr>
              <w:t>6.09</w:t>
            </w:r>
          </w:p>
        </w:tc>
      </w:tr>
    </w:tbl>
    <w:p w14:paraId="061B9058" w14:textId="5704B27B" w:rsidR="00930273" w:rsidRDefault="00930273" w:rsidP="00930273">
      <w:pPr>
        <w:widowControl/>
        <w:suppressAutoHyphens w:val="0"/>
        <w:spacing w:after="200" w:line="276" w:lineRule="auto"/>
        <w:jc w:val="both"/>
        <w:rPr>
          <w:rFonts w:eastAsia="Times New Roman"/>
          <w:u w:val="single"/>
          <w:lang w:val="en-GB"/>
        </w:rPr>
      </w:pPr>
    </w:p>
    <w:p w14:paraId="6A3FF1EC" w14:textId="77777777" w:rsidR="00D55EBB" w:rsidRPr="00930273" w:rsidRDefault="00D55EBB" w:rsidP="00930273">
      <w:pPr>
        <w:widowControl/>
        <w:suppressAutoHyphens w:val="0"/>
        <w:spacing w:after="200" w:line="276" w:lineRule="auto"/>
        <w:jc w:val="both"/>
        <w:rPr>
          <w:rFonts w:eastAsia="Times New Roman"/>
          <w:u w:val="single"/>
          <w:lang w:val="en-GB"/>
        </w:rPr>
      </w:pPr>
    </w:p>
    <w:p w14:paraId="6A7D3996"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6117237B"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4FB9066A"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0837FD75"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67032906" w14:textId="77777777" w:rsidR="00930273" w:rsidRPr="00930273" w:rsidRDefault="00930273" w:rsidP="00930273">
      <w:pPr>
        <w:widowControl/>
        <w:suppressAutoHyphens w:val="0"/>
        <w:spacing w:after="200" w:line="276" w:lineRule="auto"/>
        <w:jc w:val="both"/>
        <w:rPr>
          <w:rFonts w:eastAsia="Times New Roman"/>
          <w:u w:val="single"/>
          <w:lang w:val="en-GB"/>
        </w:rPr>
      </w:pPr>
    </w:p>
    <w:p w14:paraId="7F49BBD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Outlier detection and removal</w:t>
      </w:r>
    </w:p>
    <w:p w14:paraId="4AB93B0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Outliers were detected firstly by visualising the distribution of each numerical variable to identify any skewing. These distributions can be found in APPENDIX D. Positive skew was identified in five of the six numerical variables indicating the presence of 'high outliers' that are greater than most other observations in the dataset. Negative skew is identified in the final variable indicating 'low outliers' that fall below the level of other observations. </w:t>
      </w:r>
    </w:p>
    <w:p w14:paraId="3F1AF78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Noting the skewed nature of the variables, it was decided that in the absence of normal distributions, using the inter-quartile range (IQR) would be a more suitable method than Z-scores to numerically identify outliers and remove them from the dataset. The formulae below were used to identify both types of outliers, where Q1 is the first quartile and Q3 is the third. </w:t>
      </w:r>
    </w:p>
    <w:p w14:paraId="0896CA6A"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Low Outliers = Q1 - 1.5×IQR</m:t>
          </m:r>
        </m:oMath>
      </m:oMathPara>
    </w:p>
    <w:p w14:paraId="1BE00C37" w14:textId="77777777" w:rsidR="00930273" w:rsidRPr="00930273" w:rsidRDefault="00930273" w:rsidP="00930273">
      <w:pPr>
        <w:widowControl/>
        <w:suppressAutoHyphens w:val="0"/>
        <w:spacing w:after="200" w:line="276" w:lineRule="auto"/>
        <w:jc w:val="both"/>
        <w:rPr>
          <w:rFonts w:eastAsia="Times New Roman"/>
          <w:lang w:val="en-GB"/>
        </w:rPr>
      </w:pPr>
      <m:oMathPara>
        <m:oMath>
          <m:r>
            <w:rPr>
              <w:rFonts w:ascii="Cambria Math" w:eastAsia="Times New Roman" w:hAnsi="Cambria Math"/>
              <w:lang w:val="en-GB"/>
            </w:rPr>
            <m:t>High Outliers = Q3 - 1.5×IQR</m:t>
          </m:r>
        </m:oMath>
      </m:oMathPara>
    </w:p>
    <w:p w14:paraId="7D416D4C" w14:textId="10D1165A" w:rsidR="00930273" w:rsidRDefault="00930273" w:rsidP="00930273">
      <w:pPr>
        <w:widowControl/>
        <w:suppressAutoHyphens w:val="0"/>
        <w:spacing w:after="200" w:line="276" w:lineRule="auto"/>
        <w:jc w:val="both"/>
        <w:rPr>
          <w:ins w:id="57" w:author="Mary Williams" w:date="2022-04-11T22:28:00Z"/>
          <w:rFonts w:eastAsia="Times New Roman"/>
          <w:lang w:val="en-GB"/>
        </w:rPr>
      </w:pPr>
      <w:r w:rsidRPr="00930273">
        <w:rPr>
          <w:rFonts w:eastAsia="Times New Roman"/>
          <w:lang w:val="en-GB"/>
        </w:rPr>
        <w:t xml:space="preserve">The number of outliers for each variable is shown in the table below. These were removed from the dataset leaving a final number of 2,458 observations. </w:t>
      </w:r>
    </w:p>
    <w:p w14:paraId="40533178" w14:textId="77777777" w:rsidR="00FC2AC5" w:rsidRPr="00930273" w:rsidRDefault="00FC2AC5" w:rsidP="00930273">
      <w:pPr>
        <w:widowControl/>
        <w:suppressAutoHyphens w:val="0"/>
        <w:spacing w:after="200" w:line="276" w:lineRule="auto"/>
        <w:jc w:val="both"/>
        <w:rPr>
          <w:rFonts w:eastAsia="Times New Roman"/>
          <w:lang w:val="en-GB"/>
        </w:rPr>
      </w:pPr>
    </w:p>
    <w:tbl>
      <w:tblPr>
        <w:tblStyle w:val="TableGrid"/>
        <w:tblW w:w="4394" w:type="dxa"/>
        <w:tblInd w:w="2122" w:type="dxa"/>
        <w:tblLook w:val="04A0" w:firstRow="1" w:lastRow="0" w:firstColumn="1" w:lastColumn="0" w:noHBand="0" w:noVBand="1"/>
      </w:tblPr>
      <w:tblGrid>
        <w:gridCol w:w="2384"/>
        <w:gridCol w:w="2010"/>
      </w:tblGrid>
      <w:tr w:rsidR="00930273" w:rsidRPr="00930273" w14:paraId="1A1A2CEF" w14:textId="77777777" w:rsidTr="00930273">
        <w:trPr>
          <w:trHeight w:val="320"/>
        </w:trPr>
        <w:tc>
          <w:tcPr>
            <w:tcW w:w="2384" w:type="dxa"/>
            <w:shd w:val="clear" w:color="auto" w:fill="D3D3D3"/>
            <w:noWrap/>
            <w:hideMark/>
          </w:tcPr>
          <w:p w14:paraId="520AFC36" w14:textId="77777777" w:rsidR="00930273" w:rsidRPr="00930273" w:rsidRDefault="00930273" w:rsidP="00930273">
            <w:pPr>
              <w:widowControl/>
              <w:jc w:val="center"/>
              <w:rPr>
                <w:rFonts w:eastAsia="Times New Roman"/>
                <w:b/>
                <w:bCs/>
                <w:color w:val="000000"/>
                <w:lang w:eastAsia="en-GB"/>
              </w:rPr>
            </w:pPr>
            <w:r w:rsidRPr="00930273">
              <w:rPr>
                <w:rFonts w:eastAsia="Times New Roman"/>
                <w:b/>
                <w:bCs/>
                <w:color w:val="000000"/>
                <w:lang w:eastAsia="en-GB"/>
              </w:rPr>
              <w:t>Variable</w:t>
            </w:r>
          </w:p>
        </w:tc>
        <w:tc>
          <w:tcPr>
            <w:tcW w:w="2010" w:type="dxa"/>
            <w:shd w:val="clear" w:color="auto" w:fill="D3D3D3"/>
            <w:noWrap/>
            <w:hideMark/>
          </w:tcPr>
          <w:p w14:paraId="0A7A8A59" w14:textId="77777777" w:rsidR="00930273" w:rsidRPr="00930273" w:rsidRDefault="00930273" w:rsidP="00930273">
            <w:pPr>
              <w:widowControl/>
              <w:jc w:val="center"/>
              <w:rPr>
                <w:rFonts w:eastAsia="Times New Roman"/>
                <w:b/>
                <w:bCs/>
                <w:color w:val="000000"/>
                <w:lang w:eastAsia="en-GB"/>
              </w:rPr>
            </w:pPr>
            <w:r w:rsidRPr="00930273">
              <w:rPr>
                <w:rFonts w:eastAsia="Times New Roman"/>
                <w:b/>
                <w:bCs/>
                <w:color w:val="000000"/>
                <w:lang w:eastAsia="en-GB"/>
              </w:rPr>
              <w:t>Outliers</w:t>
            </w:r>
          </w:p>
        </w:tc>
      </w:tr>
      <w:tr w:rsidR="00930273" w:rsidRPr="00930273" w14:paraId="4BFF81AF" w14:textId="77777777" w:rsidTr="009A5D75">
        <w:trPr>
          <w:trHeight w:val="320"/>
        </w:trPr>
        <w:tc>
          <w:tcPr>
            <w:tcW w:w="2384" w:type="dxa"/>
            <w:noWrap/>
            <w:hideMark/>
          </w:tcPr>
          <w:p w14:paraId="793A93EE"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bathrooms</w:t>
            </w:r>
          </w:p>
        </w:tc>
        <w:tc>
          <w:tcPr>
            <w:tcW w:w="2010" w:type="dxa"/>
            <w:noWrap/>
            <w:hideMark/>
          </w:tcPr>
          <w:p w14:paraId="5749F9C3"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25</w:t>
            </w:r>
          </w:p>
        </w:tc>
      </w:tr>
      <w:tr w:rsidR="00930273" w:rsidRPr="00930273" w14:paraId="68BBC1C6" w14:textId="77777777" w:rsidTr="009A5D75">
        <w:trPr>
          <w:trHeight w:val="320"/>
        </w:trPr>
        <w:tc>
          <w:tcPr>
            <w:tcW w:w="2384" w:type="dxa"/>
            <w:noWrap/>
            <w:hideMark/>
          </w:tcPr>
          <w:p w14:paraId="241EFA3B"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beds</w:t>
            </w:r>
          </w:p>
        </w:tc>
        <w:tc>
          <w:tcPr>
            <w:tcW w:w="2010" w:type="dxa"/>
            <w:noWrap/>
            <w:hideMark/>
          </w:tcPr>
          <w:p w14:paraId="5372733D"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17</w:t>
            </w:r>
          </w:p>
        </w:tc>
      </w:tr>
      <w:tr w:rsidR="00930273" w:rsidRPr="00930273" w14:paraId="64EE9BE1" w14:textId="77777777" w:rsidTr="009A5D75">
        <w:trPr>
          <w:trHeight w:val="320"/>
        </w:trPr>
        <w:tc>
          <w:tcPr>
            <w:tcW w:w="2384" w:type="dxa"/>
            <w:noWrap/>
            <w:hideMark/>
          </w:tcPr>
          <w:p w14:paraId="0605C83D"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latitude</w:t>
            </w:r>
          </w:p>
        </w:tc>
        <w:tc>
          <w:tcPr>
            <w:tcW w:w="2010" w:type="dxa"/>
            <w:noWrap/>
            <w:hideMark/>
          </w:tcPr>
          <w:p w14:paraId="26DF7094"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168</w:t>
            </w:r>
          </w:p>
        </w:tc>
      </w:tr>
      <w:tr w:rsidR="00930273" w:rsidRPr="00930273" w14:paraId="22BCFE9B" w14:textId="77777777" w:rsidTr="009A5D75">
        <w:trPr>
          <w:trHeight w:val="320"/>
        </w:trPr>
        <w:tc>
          <w:tcPr>
            <w:tcW w:w="2384" w:type="dxa"/>
            <w:noWrap/>
            <w:hideMark/>
          </w:tcPr>
          <w:p w14:paraId="30DEF6D5"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longitude</w:t>
            </w:r>
          </w:p>
        </w:tc>
        <w:tc>
          <w:tcPr>
            <w:tcW w:w="2010" w:type="dxa"/>
            <w:noWrap/>
            <w:hideMark/>
          </w:tcPr>
          <w:p w14:paraId="74B01906"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5</w:t>
            </w:r>
          </w:p>
        </w:tc>
      </w:tr>
      <w:tr w:rsidR="00930273" w:rsidRPr="00930273" w14:paraId="5C670103" w14:textId="77777777" w:rsidTr="009A5D75">
        <w:trPr>
          <w:trHeight w:val="320"/>
        </w:trPr>
        <w:tc>
          <w:tcPr>
            <w:tcW w:w="2384" w:type="dxa"/>
            <w:noWrap/>
            <w:hideMark/>
          </w:tcPr>
          <w:p w14:paraId="47804ADD"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price</w:t>
            </w:r>
          </w:p>
        </w:tc>
        <w:tc>
          <w:tcPr>
            <w:tcW w:w="2010" w:type="dxa"/>
            <w:noWrap/>
            <w:hideMark/>
          </w:tcPr>
          <w:p w14:paraId="1FC4CFDC"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221</w:t>
            </w:r>
          </w:p>
        </w:tc>
      </w:tr>
      <w:tr w:rsidR="00930273" w:rsidRPr="00930273" w14:paraId="0BBA0159" w14:textId="77777777" w:rsidTr="009A5D75">
        <w:trPr>
          <w:trHeight w:val="320"/>
        </w:trPr>
        <w:tc>
          <w:tcPr>
            <w:tcW w:w="2384" w:type="dxa"/>
            <w:noWrap/>
            <w:hideMark/>
          </w:tcPr>
          <w:p w14:paraId="769EC4FA" w14:textId="77777777" w:rsidR="00930273" w:rsidRPr="00930273" w:rsidRDefault="00930273" w:rsidP="00930273">
            <w:pPr>
              <w:widowControl/>
              <w:rPr>
                <w:rFonts w:eastAsia="Times New Roman"/>
                <w:color w:val="000000"/>
                <w:lang w:eastAsia="en-GB"/>
              </w:rPr>
            </w:pPr>
            <w:r w:rsidRPr="00930273">
              <w:rPr>
                <w:rFonts w:eastAsia="Times New Roman"/>
                <w:color w:val="000000"/>
                <w:lang w:eastAsia="en-GB"/>
              </w:rPr>
              <w:t>surface</w:t>
            </w:r>
          </w:p>
        </w:tc>
        <w:tc>
          <w:tcPr>
            <w:tcW w:w="2010" w:type="dxa"/>
            <w:noWrap/>
            <w:hideMark/>
          </w:tcPr>
          <w:p w14:paraId="43F79272" w14:textId="77777777" w:rsidR="00930273" w:rsidRPr="00930273" w:rsidRDefault="00930273" w:rsidP="00930273">
            <w:pPr>
              <w:widowControl/>
              <w:jc w:val="right"/>
              <w:rPr>
                <w:rFonts w:eastAsia="Times New Roman"/>
                <w:color w:val="000000"/>
                <w:lang w:eastAsia="en-GB"/>
              </w:rPr>
            </w:pPr>
            <w:r w:rsidRPr="00930273">
              <w:rPr>
                <w:rFonts w:eastAsia="Times New Roman"/>
                <w:color w:val="000000"/>
                <w:lang w:eastAsia="en-GB"/>
              </w:rPr>
              <w:t>203</w:t>
            </w:r>
          </w:p>
        </w:tc>
      </w:tr>
      <w:tr w:rsidR="00930273" w:rsidRPr="00930273" w14:paraId="3C4EB7D8" w14:textId="77777777" w:rsidTr="00930273">
        <w:trPr>
          <w:trHeight w:val="320"/>
        </w:trPr>
        <w:tc>
          <w:tcPr>
            <w:tcW w:w="2384" w:type="dxa"/>
            <w:shd w:val="clear" w:color="auto" w:fill="D3D3D3"/>
            <w:noWrap/>
            <w:hideMark/>
          </w:tcPr>
          <w:p w14:paraId="79D27651" w14:textId="77777777" w:rsidR="00930273" w:rsidRPr="00930273" w:rsidRDefault="00930273" w:rsidP="00930273">
            <w:pPr>
              <w:widowControl/>
              <w:rPr>
                <w:rFonts w:eastAsia="Times New Roman"/>
                <w:b/>
                <w:bCs/>
                <w:color w:val="000000"/>
                <w:lang w:eastAsia="en-GB"/>
              </w:rPr>
            </w:pPr>
            <w:r w:rsidRPr="00930273">
              <w:rPr>
                <w:rFonts w:eastAsia="Times New Roman"/>
                <w:b/>
                <w:bCs/>
                <w:color w:val="000000"/>
                <w:lang w:eastAsia="en-GB"/>
              </w:rPr>
              <w:t>Total</w:t>
            </w:r>
          </w:p>
        </w:tc>
        <w:tc>
          <w:tcPr>
            <w:tcW w:w="2010" w:type="dxa"/>
            <w:shd w:val="clear" w:color="auto" w:fill="D3D3D3"/>
            <w:noWrap/>
            <w:hideMark/>
          </w:tcPr>
          <w:p w14:paraId="1A11EA1A" w14:textId="77777777" w:rsidR="00930273" w:rsidRPr="00930273" w:rsidRDefault="00930273" w:rsidP="00930273">
            <w:pPr>
              <w:widowControl/>
              <w:jc w:val="right"/>
              <w:rPr>
                <w:rFonts w:eastAsia="Times New Roman"/>
                <w:b/>
                <w:bCs/>
                <w:color w:val="000000"/>
                <w:lang w:eastAsia="en-GB"/>
              </w:rPr>
            </w:pPr>
            <w:r w:rsidRPr="00930273">
              <w:rPr>
                <w:rFonts w:eastAsia="Times New Roman"/>
                <w:b/>
                <w:bCs/>
                <w:color w:val="000000"/>
                <w:lang w:eastAsia="en-GB"/>
              </w:rPr>
              <w:t>465</w:t>
            </w:r>
          </w:p>
        </w:tc>
      </w:tr>
    </w:tbl>
    <w:p w14:paraId="32EFAF7D" w14:textId="77777777" w:rsidR="00930273" w:rsidRPr="00D55EBB" w:rsidRDefault="00930273" w:rsidP="00F21B3B">
      <w:pPr>
        <w:pStyle w:val="Heading2"/>
        <w:ind w:hanging="567"/>
      </w:pPr>
      <w:bookmarkStart w:id="58" w:name="_Toc100578342"/>
      <w:bookmarkStart w:id="59" w:name="_Toc100578826"/>
      <w:r w:rsidRPr="00D55EBB">
        <w:t>4.3) Data Pre-processing</w:t>
      </w:r>
      <w:bookmarkEnd w:id="58"/>
      <w:bookmarkEnd w:id="59"/>
    </w:p>
    <w:p w14:paraId="302C15F8"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Before training the models with the dataset, the data needs to be pre-processed. This is done in two stages, the first stage handles the structured data, the second the unstructured data. </w:t>
      </w:r>
    </w:p>
    <w:p w14:paraId="2653907B"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Structured Data</w:t>
      </w:r>
    </w:p>
    <w:p w14:paraId="6EDA79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After cleaning the data by removing any outliers or sparsely populated observations or variables, the data is sent for pre-processing. Pre-processing ensures that the data is in a format that is ingestible to the models. This involves removing any sparsely populated rows and columns, imputing any remaining missing values, and transforming and encoding the data where needed. </w:t>
      </w:r>
    </w:p>
    <w:p w14:paraId="4E7F936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sparsely populated new development ads were dropped from the training dataset as were the '</w:t>
      </w:r>
      <w:proofErr w:type="spellStart"/>
      <w:r w:rsidRPr="00930273">
        <w:rPr>
          <w:rFonts w:eastAsia="Times New Roman"/>
          <w:lang w:val="en-GB"/>
        </w:rPr>
        <w:t>no_of_units</w:t>
      </w:r>
      <w:proofErr w:type="spellEnd"/>
      <w:r w:rsidRPr="00930273">
        <w:rPr>
          <w:rFonts w:eastAsia="Times New Roman"/>
          <w:lang w:val="en-GB"/>
        </w:rPr>
        <w:t>' and '</w:t>
      </w:r>
      <w:proofErr w:type="spellStart"/>
      <w:r w:rsidRPr="00930273">
        <w:rPr>
          <w:rFonts w:eastAsia="Times New Roman"/>
          <w:lang w:val="en-GB"/>
        </w:rPr>
        <w:t>property_category</w:t>
      </w:r>
      <w:proofErr w:type="spellEnd"/>
      <w:r w:rsidRPr="00930273">
        <w:rPr>
          <w:rFonts w:eastAsia="Times New Roman"/>
          <w:lang w:val="en-GB"/>
        </w:rPr>
        <w:t>' variables. This improved completeness but the 'facility' variable still fell below an acceptable completeness threshold (75%) and was also dropped. The remaining missing numeric values found in the 'price' and 'surface' variables were imputed to have a value of 0. This may seem counterintuitive, as a property can't have a surface area of 0 square metres and generally don't sell for free, however modern machine learning algorithms such as XGBoost recognise these 0 values as missing and treat them accordingly.</w:t>
      </w:r>
    </w:p>
    <w:p w14:paraId="0F45A4E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missing categorical values ('</w:t>
      </w:r>
      <w:proofErr w:type="spellStart"/>
      <w:r w:rsidRPr="00930273">
        <w:rPr>
          <w:rFonts w:eastAsia="Times New Roman"/>
          <w:lang w:val="en-GB"/>
        </w:rPr>
        <w:t>ber_classification</w:t>
      </w:r>
      <w:proofErr w:type="spellEnd"/>
      <w:r w:rsidRPr="00930273">
        <w:rPr>
          <w:rFonts w:eastAsia="Times New Roman"/>
          <w:lang w:val="en-GB"/>
        </w:rPr>
        <w:t xml:space="preserve">') are handled in the labelling process. Many regression algorithms don't accept categorical values in their original form as such they must be encoded. Two common methods exist, one-hot encoding and label encoding. One-hot encoding decomposes categorical variables into binary indicator variables or dummy variables. Using one-hot encoding would increase the dimensionality of the dataset by 171 sparsely populated variables and as such it was decided that labelling would be a more appropriate solution. Label encoding assigns the unique values of each variable an integer value. This does not increase the dimensionality of the dataset. To further reduce dimensionality any constant variables with no variance ('county' &amp; 'environment') were dropped from the dataset.  </w:t>
      </w:r>
    </w:p>
    <w:p w14:paraId="7DD4731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Finally, to improve predictive accuracy for the price predictive model a log transform is made to the independent variable 'price'. This is done as the distribution of 'price' is positively skewed, by using a log-transform this distribution (see APPENDIX E) more closely resembles a normal distribution, additionally the variance of the independent variable is decreased this allows for improved predictive accuracy. </w:t>
      </w:r>
    </w:p>
    <w:p w14:paraId="5A4FD0C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Unstructured Data</w:t>
      </w:r>
    </w:p>
    <w:p w14:paraId="430A697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w:t>
      </w:r>
      <w:proofErr w:type="spellStart"/>
      <w:r w:rsidRPr="00930273">
        <w:rPr>
          <w:rFonts w:eastAsia="Times New Roman"/>
          <w:lang w:val="en-GB"/>
        </w:rPr>
        <w:t>description_block</w:t>
      </w:r>
      <w:proofErr w:type="spellEnd"/>
      <w:r w:rsidRPr="00930273">
        <w:rPr>
          <w:rFonts w:eastAsia="Times New Roman"/>
          <w:lang w:val="en-GB"/>
        </w:rPr>
        <w:t>' and 'features' columns are combined to create a consolidated unstructured column, named '</w:t>
      </w:r>
      <w:proofErr w:type="spellStart"/>
      <w:r w:rsidRPr="00930273">
        <w:rPr>
          <w:rFonts w:eastAsia="Times New Roman"/>
          <w:lang w:val="en-GB"/>
        </w:rPr>
        <w:t>desc_feat</w:t>
      </w:r>
      <w:proofErr w:type="spellEnd"/>
      <w:r w:rsidRPr="00930273">
        <w:rPr>
          <w:rFonts w:eastAsia="Times New Roman"/>
          <w:lang w:val="en-GB"/>
        </w:rPr>
        <w:t xml:space="preserve">', containing all the property's descriptive information. This column is then cleaned. All words are converted to lower case and any special characters, punctuation, and numbers are removed. Any 'stop words' are then removed from the text, stop words are commonly used words that don't add any information to the text, for example 'the', 'a', 'I' etc. Any remaining words with less than 3 characters are removed, these were found to be typos in most cases. Finally, any additional whitespace is trimmed from the text.  </w:t>
      </w:r>
    </w:p>
    <w:p w14:paraId="017DEDE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cleaned data is then tokenised. Tokenisation is the process of splitting a sentence into individual words and storing them in an array. </w:t>
      </w:r>
    </w:p>
    <w:p w14:paraId="571B81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b/>
          <w:bCs/>
          <w:lang w:val="en-GB"/>
        </w:rPr>
        <w:t>"</w:t>
      </w:r>
      <w:proofErr w:type="gramStart"/>
      <w:r w:rsidRPr="00930273">
        <w:rPr>
          <w:rFonts w:eastAsia="Times New Roman"/>
          <w:b/>
          <w:bCs/>
          <w:lang w:val="en-GB"/>
        </w:rPr>
        <w:t>this</w:t>
      </w:r>
      <w:proofErr w:type="gramEnd"/>
      <w:r w:rsidRPr="00930273">
        <w:rPr>
          <w:rFonts w:eastAsia="Times New Roman"/>
          <w:b/>
          <w:bCs/>
          <w:lang w:val="en-GB"/>
        </w:rPr>
        <w:t xml:space="preserve"> is a new property"</w:t>
      </w:r>
      <w:r w:rsidRPr="00930273">
        <w:rPr>
          <w:rFonts w:eastAsia="Times New Roman"/>
          <w:lang w:val="en-GB"/>
        </w:rPr>
        <w:t xml:space="preserve"> becomes </w:t>
      </w:r>
      <w:r w:rsidRPr="00930273">
        <w:rPr>
          <w:rFonts w:eastAsia="Times New Roman"/>
          <w:b/>
          <w:bCs/>
          <w:lang w:val="en-GB"/>
        </w:rPr>
        <w:t>["this", 'is", "a", "new", "property"]</w:t>
      </w:r>
      <w:r w:rsidRPr="00930273">
        <w:rPr>
          <w:rFonts w:eastAsia="Times New Roman"/>
          <w:lang w:val="en-GB"/>
        </w:rPr>
        <w:t xml:space="preserve">. </w:t>
      </w:r>
    </w:p>
    <w:p w14:paraId="555007C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tokenised text then goes through a process called "Part of Speech (POS) Tagging". This assigns a tag to each tokenised word, the tag indicates the "part of speech" (noun, verb, adjective, adverb, etc.) of the tokenised word. Using the POS tags, new columns containing only words of certain POS can be created. For the purposes of this project new columns are created only for nouns and adjectives. Additional numerical columns for the count and average length of nouns and adjectives are created. </w:t>
      </w:r>
    </w:p>
    <w:p w14:paraId="7A47C60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Each of the unstructured columns ('</w:t>
      </w:r>
      <w:proofErr w:type="spellStart"/>
      <w:r w:rsidRPr="00930273">
        <w:rPr>
          <w:rFonts w:eastAsia="Times New Roman"/>
          <w:lang w:val="en-GB"/>
        </w:rPr>
        <w:t>desc_feat</w:t>
      </w:r>
      <w:proofErr w:type="spellEnd"/>
      <w:r w:rsidRPr="00930273">
        <w:rPr>
          <w:rFonts w:eastAsia="Times New Roman"/>
          <w:lang w:val="en-GB"/>
        </w:rPr>
        <w:t xml:space="preserve">', 'nouns', and 'adjectives') is then lemmatised. Lemmatisation is the process of "removing inflectional endings only and returning the base or dictionary form of a word" </w:t>
      </w:r>
      <w:sdt>
        <w:sdtPr>
          <w:rPr>
            <w:rFonts w:eastAsia="Times New Roman"/>
            <w:lang w:val="en-GB"/>
          </w:rPr>
          <w:id w:val="-1243404106"/>
          <w:citation/>
        </w:sdtPr>
        <w:sdtEndPr/>
        <w:sdtContent>
          <w:r w:rsidRPr="00930273">
            <w:rPr>
              <w:rFonts w:eastAsia="Times New Roman"/>
              <w:lang w:val="en-GB"/>
            </w:rPr>
            <w:fldChar w:fldCharType="begin"/>
          </w:r>
          <w:r w:rsidRPr="00930273">
            <w:rPr>
              <w:rFonts w:eastAsia="Times New Roman"/>
              <w:lang w:val="en-GB"/>
            </w:rPr>
            <w:instrText xml:space="preserve"> CITATION Man08 \l 2057 </w:instrText>
          </w:r>
          <w:r w:rsidRPr="00930273">
            <w:rPr>
              <w:rFonts w:eastAsia="Times New Roman"/>
              <w:lang w:val="en-GB"/>
            </w:rPr>
            <w:fldChar w:fldCharType="separate"/>
          </w:r>
          <w:r w:rsidRPr="00930273">
            <w:rPr>
              <w:rFonts w:eastAsia="Times New Roman"/>
              <w:lang w:val="en-GB"/>
            </w:rPr>
            <w:t>(Manning, et al., 2008)</w:t>
          </w:r>
          <w:r w:rsidRPr="00930273">
            <w:rPr>
              <w:rFonts w:eastAsia="Times New Roman"/>
              <w:lang w:val="en-GB"/>
            </w:rPr>
            <w:fldChar w:fldCharType="end"/>
          </w:r>
        </w:sdtContent>
      </w:sdt>
      <w:r w:rsidRPr="00930273">
        <w:rPr>
          <w:rFonts w:eastAsia="Times New Roman"/>
          <w:lang w:val="en-GB"/>
        </w:rPr>
        <w:t xml:space="preserve">. By removing inflections, "bats" becomes "bat" and "boy's" or "boys' " become "boy" etc. Lemmatisation will also convert more complex cases, for example past tense "bought" will become "buy". </w:t>
      </w:r>
    </w:p>
    <w:p w14:paraId="2E848E6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Lemmatisation is helpful in reducing the dimensionality of 'bag of words' matrices, these are binary dummy matrices that indicate the presence of a word or phrase in a text. By removing inflections, lemmatisation ensures there won't be separate matrix columns for 'doors' and 'door' for example. Bag of words matrices were made for each lemmatised unstructured column and are used to create informative features to train the models and improve their accuracy. </w:t>
      </w:r>
    </w:p>
    <w:p w14:paraId="2E57BE2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To extract the most informative features analysis on word frequency is conducted. As seen in the word cloud earlier the most frequently used words ('kitchen, 'bedroom', 'bathroom' etc.) are not very informative, most if not every property will have these features. The least used words are also uninformative as they are often typos or property specific. As such words with moderate frequencies are seen as potentially the most informative. </w:t>
      </w:r>
    </w:p>
    <w:p w14:paraId="772631C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dataset was subset into 3 groups, the top 25% most expensive properties, the middle 50%, and the bottom 25%. Words that featured in 30% to 60% of these properties’ descriptions were extracted as keywords and their corresponding columns in the bag of words matrices were added to the dataset. Any duplicated columns were removed. </w:t>
      </w:r>
    </w:p>
    <w:p w14:paraId="0F51BE0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 limitation to the bag of words approach is that it disregards the context or order of the words, for nouns and adjectives this is not a major issue, however when taking the whole descriptions this can cause some very noisy data to enter the bag of words. One solution to this is to use bigrams, bigrams are consecutively written words in the description, this helps add to the context and preserve the order of words in the dataset. Bigrams are used in the bag of words matrix for the lemmatised description. </w:t>
      </w:r>
    </w:p>
    <w:p w14:paraId="4DF3AE57"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Final Dataset Description</w:t>
      </w:r>
    </w:p>
    <w:p w14:paraId="1874285C"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eastAsia="Times New Roman"/>
          <w:lang w:val="en-GB"/>
        </w:rPr>
        <w:t>The final dataset consists of 2,458 observations and 157 variables. 3 categorical variables, 13 numerical variables, and 141 binary dummy variables that indicate the presence of a word in the property's description or features. A list of the extracted words is shown in APPENDIX F.</w:t>
      </w:r>
    </w:p>
    <w:p w14:paraId="3B3D025A" w14:textId="77777777" w:rsidR="00930273" w:rsidRPr="00930273" w:rsidRDefault="00930273" w:rsidP="00930273">
      <w:pPr>
        <w:widowControl/>
        <w:suppressAutoHyphens w:val="0"/>
        <w:spacing w:after="200" w:line="276" w:lineRule="auto"/>
        <w:jc w:val="both"/>
        <w:rPr>
          <w:rFonts w:eastAsia="Times New Roman"/>
          <w:b/>
          <w:bCs/>
          <w:sz w:val="24"/>
          <w:szCs w:val="24"/>
          <w:lang w:val="en-GB"/>
        </w:rPr>
      </w:pPr>
    </w:p>
    <w:p w14:paraId="2E9001A0" w14:textId="77777777" w:rsidR="00930273" w:rsidRPr="00930273" w:rsidRDefault="00930273" w:rsidP="00F21B3B">
      <w:pPr>
        <w:pStyle w:val="Heading1"/>
        <w:ind w:hanging="567"/>
        <w:rPr>
          <w:u w:val="single"/>
          <w:lang w:val="en-GB"/>
        </w:rPr>
      </w:pPr>
      <w:bookmarkStart w:id="60" w:name="_Toc100578343"/>
      <w:bookmarkStart w:id="61" w:name="_Toc100578827"/>
      <w:r w:rsidRPr="00930273">
        <w:rPr>
          <w:lang w:val="en-GB"/>
        </w:rPr>
        <w:t>5) MODEL SELECTION, TRAINING AND TESTING</w:t>
      </w:r>
      <w:bookmarkEnd w:id="60"/>
      <w:bookmarkEnd w:id="61"/>
    </w:p>
    <w:p w14:paraId="659B232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This chapter details the model selection, training, and testing processes. It also contains empirical results and analysis.</w:t>
      </w:r>
      <w:r w:rsidRPr="00930273">
        <w:rPr>
          <w:rFonts w:eastAsia="Times New Roman"/>
          <w:u w:val="single"/>
          <w:lang w:val="en-GB"/>
        </w:rPr>
        <w:t xml:space="preserve"> </w:t>
      </w:r>
    </w:p>
    <w:p w14:paraId="0BA15D34" w14:textId="2B99F05D" w:rsidR="00930273" w:rsidRPr="00D55EBB" w:rsidRDefault="00930273" w:rsidP="00F21B3B">
      <w:pPr>
        <w:pStyle w:val="Heading2"/>
        <w:ind w:hanging="567"/>
      </w:pPr>
      <w:bookmarkStart w:id="62" w:name="_Toc100578344"/>
      <w:bookmarkStart w:id="63" w:name="_Toc100578828"/>
      <w:r w:rsidRPr="00D55EBB">
        <w:t>5.1</w:t>
      </w:r>
      <w:r w:rsidR="00F21B3B">
        <w:tab/>
      </w:r>
      <w:r w:rsidRPr="00D55EBB">
        <w:t xml:space="preserve"> Price Prediction Model</w:t>
      </w:r>
      <w:bookmarkEnd w:id="62"/>
      <w:bookmarkEnd w:id="63"/>
    </w:p>
    <w:p w14:paraId="48813DED"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Model Selection</w:t>
      </w:r>
    </w:p>
    <w:p w14:paraId="2131831E"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baseline model provided in the project brief used a hedonic OLS regression. Use of this model is continued to provide a baseline for more advanced modelling methods. The selection of advanced modelling methods was informed by the project requirements and findings from the literature review. Interpretability was seen as an important factor in the model selection process given the requirement to output the predictive importance of variables. Given ANNs 'black-box' reputation and inability to produce variable importance, it was decided that it would be more appropriate to use ensemble methods in property price predictions.</w:t>
      </w:r>
    </w:p>
    <w:p w14:paraId="037FDD7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ensemble methods were discussed in the literature review, Random Forest with its use of bagging, and XGBoost and its use of boosting. Both models are trained on the dataset, and their results compared to one another as well as the baseline hedonic model. The same training dataset is used by all models. </w:t>
      </w:r>
    </w:p>
    <w:p w14:paraId="5B5F96E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Training, Testing, and Optimisation</w:t>
      </w:r>
    </w:p>
    <w:p w14:paraId="7D2C63F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Prior to model training the pre-processed unstructured data was split into two subsets. These subsets contained the unstructured variables for the most expensive and cheapest 25% of ads. The extracted nouns, adjectives and lemmatised bigrams for these subsets were then merged with the structured data to create the final dataset for the models, the count and average length of each word-type were also included. The final dataset contained 2,458 observations and 122 variables. 3 categorical variables, 13 numerical variables, and 106 binary dummy variables that indicate the presence of a word in the property's description or features. The dummy variables consist of 69 nouns, 15 adjectives and 22 lemmatised bigrams. </w:t>
      </w:r>
    </w:p>
    <w:p w14:paraId="2B0320D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dataset was split into training and a testing sets in order to evaluate the accuracy of the models. 80% of the data was used to train the models with the other 20% being used to test the accuracy of the models.  Three metrics were used to assess model accuracy Median Absolute Percentage Error (</w:t>
      </w:r>
      <w:proofErr w:type="spellStart"/>
      <w:r w:rsidRPr="00930273">
        <w:rPr>
          <w:rFonts w:eastAsia="Times New Roman"/>
          <w:lang w:val="en-GB"/>
        </w:rPr>
        <w:t>MdAPE</w:t>
      </w:r>
      <w:proofErr w:type="spellEnd"/>
      <w:r w:rsidRPr="00930273">
        <w:rPr>
          <w:rFonts w:eastAsia="Times New Roman"/>
          <w:lang w:val="en-GB"/>
        </w:rPr>
        <w:t xml:space="preserve">), Mean Absolute Error (MAE), and R-Squared (see APPENDIX G). </w:t>
      </w:r>
      <w:proofErr w:type="spellStart"/>
      <w:r w:rsidRPr="00930273">
        <w:rPr>
          <w:rFonts w:eastAsia="Times New Roman"/>
          <w:lang w:val="en-GB"/>
        </w:rPr>
        <w:t>MdAPE</w:t>
      </w:r>
      <w:proofErr w:type="spellEnd"/>
      <w:r w:rsidRPr="00930273">
        <w:rPr>
          <w:rFonts w:eastAsia="Times New Roman"/>
          <w:lang w:val="en-GB"/>
        </w:rPr>
        <w:t xml:space="preserve"> and MAE will give us an indication as to how precise the model is, giving us a percentage and real number value. R-Squared indicates the variance in price that is explained by the independent variables and will give us an insight into the importance of different variables and the goodness of fit of the models. </w:t>
      </w:r>
    </w:p>
    <w:p w14:paraId="320ECCF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The two ensemble methods, XGBoost and Random Forest, ingest several 'hyperparameters' in addition to the training data to tune their performance and correct overfitting. There are a number of ways to tune these hyperparameters, these include brute force methods such as '</w:t>
      </w:r>
      <w:proofErr w:type="spellStart"/>
      <w:r w:rsidRPr="00930273">
        <w:rPr>
          <w:rFonts w:eastAsia="Times New Roman"/>
          <w:lang w:val="en-GB"/>
        </w:rPr>
        <w:t>GridSearch</w:t>
      </w:r>
      <w:proofErr w:type="spellEnd"/>
      <w:r w:rsidRPr="00930273">
        <w:rPr>
          <w:rFonts w:eastAsia="Times New Roman"/>
          <w:lang w:val="en-GB"/>
        </w:rPr>
        <w:t>' or Bayesian optimisation methods using '</w:t>
      </w:r>
      <w:proofErr w:type="spellStart"/>
      <w:r w:rsidRPr="00930273">
        <w:rPr>
          <w:rFonts w:eastAsia="Times New Roman"/>
          <w:lang w:val="en-GB"/>
        </w:rPr>
        <w:t>HyperOpt</w:t>
      </w:r>
      <w:proofErr w:type="spellEnd"/>
      <w:r w:rsidRPr="00930273">
        <w:rPr>
          <w:rFonts w:eastAsia="Times New Roman"/>
          <w:lang w:val="en-GB"/>
        </w:rPr>
        <w:t>'. Bayesian methods have been shown to be faster and more accurate tuning methods in practice and as such '</w:t>
      </w:r>
      <w:proofErr w:type="spellStart"/>
      <w:r w:rsidRPr="00930273">
        <w:rPr>
          <w:rFonts w:eastAsia="Times New Roman"/>
          <w:lang w:val="en-GB"/>
        </w:rPr>
        <w:t>HyperOpt</w:t>
      </w:r>
      <w:proofErr w:type="spellEnd"/>
      <w:r w:rsidRPr="00930273">
        <w:rPr>
          <w:rFonts w:eastAsia="Times New Roman"/>
          <w:lang w:val="en-GB"/>
        </w:rPr>
        <w:t xml:space="preserve">' was used to tune both ensemble methods. </w:t>
      </w:r>
    </w:p>
    <w:p w14:paraId="7CD9EDC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br w:type="page"/>
      </w:r>
    </w:p>
    <w:p w14:paraId="4F84DC04"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Results</w:t>
      </w:r>
    </w:p>
    <w:p w14:paraId="36F959C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Two objectives were kept in mind when creating the price prediction models. The first was to provide the most accurate price prediction. The second objective was to assess the predictive importance of variables, specifically variables derived from the unstructured data. To accomplish both these objectives, the final dataset was incrementally fed to each of the three models. The incremental training process is outlined with the help of the XGBoost predictive results table below. </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469EEA5D" w14:textId="77777777" w:rsidTr="00930273">
        <w:trPr>
          <w:trHeight w:val="320"/>
          <w:jc w:val="center"/>
        </w:trPr>
        <w:tc>
          <w:tcPr>
            <w:tcW w:w="2972" w:type="dxa"/>
            <w:shd w:val="clear" w:color="auto" w:fill="D3D3D3"/>
            <w:noWrap/>
            <w:vAlign w:val="bottom"/>
            <w:hideMark/>
          </w:tcPr>
          <w:p w14:paraId="16F4DB7E"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4A9521D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5640810F"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3A406A0"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B0FD724" w14:textId="77777777" w:rsidTr="00930273">
        <w:trPr>
          <w:trHeight w:val="320"/>
          <w:jc w:val="center"/>
        </w:trPr>
        <w:tc>
          <w:tcPr>
            <w:tcW w:w="2972" w:type="dxa"/>
            <w:shd w:val="clear" w:color="auto" w:fill="D3D3D3"/>
            <w:noWrap/>
            <w:vAlign w:val="bottom"/>
            <w:hideMark/>
          </w:tcPr>
          <w:p w14:paraId="5991BB24"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46C527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147F8D8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7C66491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4C1F30C8" w14:textId="77777777" w:rsidTr="00930273">
        <w:trPr>
          <w:trHeight w:val="320"/>
          <w:jc w:val="center"/>
        </w:trPr>
        <w:tc>
          <w:tcPr>
            <w:tcW w:w="2972" w:type="dxa"/>
            <w:shd w:val="clear" w:color="auto" w:fill="D3D3D3"/>
            <w:noWrap/>
            <w:vAlign w:val="bottom"/>
            <w:hideMark/>
          </w:tcPr>
          <w:p w14:paraId="29BD78C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64CFA8D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0D8CF036"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2E8129E"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6B6C9DF5" w14:textId="77777777" w:rsidTr="00930273">
        <w:trPr>
          <w:trHeight w:val="320"/>
          <w:jc w:val="center"/>
        </w:trPr>
        <w:tc>
          <w:tcPr>
            <w:tcW w:w="2972" w:type="dxa"/>
            <w:shd w:val="clear" w:color="auto" w:fill="D3D3D3"/>
            <w:noWrap/>
            <w:vAlign w:val="bottom"/>
            <w:hideMark/>
          </w:tcPr>
          <w:p w14:paraId="639F4C62"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714242BC"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16071F2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2A431AE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5FC8B3DF" w14:textId="77777777" w:rsidTr="00930273">
        <w:trPr>
          <w:trHeight w:val="320"/>
          <w:jc w:val="center"/>
        </w:trPr>
        <w:tc>
          <w:tcPr>
            <w:tcW w:w="2972" w:type="dxa"/>
            <w:shd w:val="clear" w:color="auto" w:fill="D3D3D3"/>
            <w:noWrap/>
            <w:vAlign w:val="bottom"/>
            <w:hideMark/>
          </w:tcPr>
          <w:p w14:paraId="40F4B2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6621B5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7CBEB3E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B08E8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7A1FA5E1" w14:textId="77777777" w:rsidTr="00930273">
        <w:trPr>
          <w:trHeight w:val="320"/>
          <w:jc w:val="center"/>
        </w:trPr>
        <w:tc>
          <w:tcPr>
            <w:tcW w:w="2972" w:type="dxa"/>
            <w:shd w:val="clear" w:color="auto" w:fill="D3D3D3"/>
            <w:noWrap/>
            <w:vAlign w:val="bottom"/>
            <w:hideMark/>
          </w:tcPr>
          <w:p w14:paraId="31A966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4ADD6D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2BB25F9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509200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36EF75F3" w14:textId="77777777" w:rsidTr="00930273">
        <w:trPr>
          <w:trHeight w:val="320"/>
          <w:jc w:val="center"/>
        </w:trPr>
        <w:tc>
          <w:tcPr>
            <w:tcW w:w="2972" w:type="dxa"/>
            <w:shd w:val="clear" w:color="auto" w:fill="D3D3D3"/>
            <w:noWrap/>
            <w:vAlign w:val="bottom"/>
            <w:hideMark/>
          </w:tcPr>
          <w:p w14:paraId="2B2B9F0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4381885E"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8.69</w:t>
            </w:r>
          </w:p>
        </w:tc>
        <w:tc>
          <w:tcPr>
            <w:tcW w:w="1417" w:type="dxa"/>
            <w:shd w:val="clear" w:color="auto" w:fill="auto"/>
            <w:noWrap/>
            <w:vAlign w:val="bottom"/>
            <w:hideMark/>
          </w:tcPr>
          <w:p w14:paraId="5B596566" w14:textId="77777777" w:rsidR="00930273" w:rsidRPr="00930273" w:rsidRDefault="00930273" w:rsidP="00930273">
            <w:pPr>
              <w:widowControl/>
              <w:suppressAutoHyphens w:val="0"/>
              <w:jc w:val="right"/>
              <w:rPr>
                <w:rFonts w:eastAsia="Times New Roman"/>
                <w:color w:val="000000"/>
                <w:sz w:val="20"/>
                <w:szCs w:val="20"/>
                <w:highlight w:val="yellow"/>
                <w:lang w:val="en-IE" w:eastAsia="en-GB"/>
              </w:rPr>
            </w:pPr>
            <w:r w:rsidRPr="00930273">
              <w:rPr>
                <w:rFonts w:eastAsia="Times New Roman"/>
                <w:color w:val="000000"/>
                <w:sz w:val="20"/>
                <w:szCs w:val="20"/>
                <w:highlight w:val="yellow"/>
                <w:lang w:val="en-IE"/>
              </w:rPr>
              <w:t>47365.43</w:t>
            </w:r>
          </w:p>
        </w:tc>
        <w:tc>
          <w:tcPr>
            <w:tcW w:w="1395" w:type="dxa"/>
            <w:shd w:val="clear" w:color="auto" w:fill="auto"/>
            <w:noWrap/>
            <w:vAlign w:val="bottom"/>
            <w:hideMark/>
          </w:tcPr>
          <w:p w14:paraId="0F93DF70" w14:textId="77777777" w:rsidR="00930273" w:rsidRPr="00930273" w:rsidRDefault="00930273" w:rsidP="00930273">
            <w:pPr>
              <w:widowControl/>
              <w:suppressAutoHyphens w:val="0"/>
              <w:jc w:val="right"/>
              <w:rPr>
                <w:rFonts w:eastAsia="Times New Roman"/>
                <w:b/>
                <w:bCs/>
                <w:color w:val="000000"/>
                <w:sz w:val="20"/>
                <w:szCs w:val="20"/>
                <w:highlight w:val="yellow"/>
                <w:u w:val="single"/>
                <w:lang w:val="en-IE" w:eastAsia="en-GB"/>
              </w:rPr>
            </w:pPr>
            <w:r w:rsidRPr="00930273">
              <w:rPr>
                <w:rFonts w:eastAsia="Times New Roman"/>
                <w:b/>
                <w:bCs/>
                <w:color w:val="000000"/>
                <w:sz w:val="20"/>
                <w:szCs w:val="20"/>
                <w:highlight w:val="yellow"/>
                <w:u w:val="single"/>
                <w:lang w:val="en-IE"/>
              </w:rPr>
              <w:t>0.867</w:t>
            </w:r>
          </w:p>
        </w:tc>
      </w:tr>
      <w:tr w:rsidR="00930273" w:rsidRPr="00930273" w14:paraId="69E44144" w14:textId="77777777" w:rsidTr="00930273">
        <w:trPr>
          <w:trHeight w:val="320"/>
          <w:jc w:val="center"/>
        </w:trPr>
        <w:tc>
          <w:tcPr>
            <w:tcW w:w="2972" w:type="dxa"/>
            <w:shd w:val="clear" w:color="auto" w:fill="D3D3D3"/>
            <w:noWrap/>
            <w:vAlign w:val="bottom"/>
            <w:hideMark/>
          </w:tcPr>
          <w:p w14:paraId="1B8CAFD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F42864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3626FE7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10FD8BA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4379213E" w14:textId="77777777" w:rsidTr="00930273">
        <w:trPr>
          <w:trHeight w:val="320"/>
          <w:jc w:val="center"/>
        </w:trPr>
        <w:tc>
          <w:tcPr>
            <w:tcW w:w="2972" w:type="dxa"/>
            <w:shd w:val="clear" w:color="auto" w:fill="D3D3D3"/>
            <w:noWrap/>
            <w:vAlign w:val="bottom"/>
            <w:hideMark/>
          </w:tcPr>
          <w:p w14:paraId="74A8AA3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0597CC8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2B8D9C3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72AF20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3DD49DE1" w14:textId="77777777" w:rsidTr="00930273">
        <w:trPr>
          <w:trHeight w:val="320"/>
          <w:jc w:val="center"/>
        </w:trPr>
        <w:tc>
          <w:tcPr>
            <w:tcW w:w="2972" w:type="dxa"/>
            <w:shd w:val="clear" w:color="auto" w:fill="D3D3D3"/>
            <w:noWrap/>
            <w:vAlign w:val="bottom"/>
            <w:hideMark/>
          </w:tcPr>
          <w:p w14:paraId="18FD2DC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43D2E8F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0D4111B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14528C1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17CC6E02" w14:textId="77777777" w:rsidTr="00930273">
        <w:trPr>
          <w:trHeight w:val="320"/>
          <w:jc w:val="center"/>
        </w:trPr>
        <w:tc>
          <w:tcPr>
            <w:tcW w:w="2972" w:type="dxa"/>
            <w:shd w:val="clear" w:color="auto" w:fill="D3D3D3"/>
            <w:noWrap/>
            <w:vAlign w:val="bottom"/>
          </w:tcPr>
          <w:p w14:paraId="20B98693"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 Counts</w:t>
            </w:r>
          </w:p>
        </w:tc>
        <w:tc>
          <w:tcPr>
            <w:tcW w:w="1276" w:type="dxa"/>
            <w:shd w:val="clear" w:color="auto" w:fill="auto"/>
            <w:noWrap/>
            <w:vAlign w:val="bottom"/>
          </w:tcPr>
          <w:p w14:paraId="086C73F9"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43A9BE45"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61F53A5A"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18A4F801" w14:textId="77777777" w:rsidR="00930273" w:rsidRPr="00930273" w:rsidRDefault="00930273" w:rsidP="00930273">
      <w:pPr>
        <w:widowControl/>
        <w:suppressAutoHyphens w:val="0"/>
        <w:spacing w:after="200" w:line="276" w:lineRule="auto"/>
        <w:jc w:val="both"/>
        <w:rPr>
          <w:rFonts w:eastAsia="Times New Roman"/>
          <w:sz w:val="20"/>
          <w:szCs w:val="20"/>
          <w:lang w:val="en-GB"/>
        </w:rPr>
      </w:pPr>
    </w:p>
    <w:p w14:paraId="0BCAF77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Firstly, structured data was used to train the model, unstructured variables are then incrementally added. This allows us to assess the predictive importance of nouns as compared to adjectives and so on. </w:t>
      </w:r>
    </w:p>
    <w:p w14:paraId="04842D1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610624" behindDoc="0" locked="0" layoutInCell="1" allowOverlap="1" wp14:anchorId="55CCEAAC" wp14:editId="3153A33A">
            <wp:simplePos x="0" y="0"/>
            <wp:positionH relativeFrom="margin">
              <wp:posOffset>1111138</wp:posOffset>
            </wp:positionH>
            <wp:positionV relativeFrom="paragraph">
              <wp:posOffset>954405</wp:posOffset>
            </wp:positionV>
            <wp:extent cx="3397250" cy="2913380"/>
            <wp:effectExtent l="0" t="0" r="6350" b="0"/>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t="7423" b="6800"/>
                    <a:stretch/>
                  </pic:blipFill>
                  <pic:spPr bwMode="auto">
                    <a:xfrm>
                      <a:off x="0" y="0"/>
                      <a:ext cx="3397250" cy="291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XGBoost performs the best overall providing the most accurate predictions and outperforming the OLS and Random Forest models in every training iteration. The accuracy results for all three models can be compared in APPENDIX H. The best XGBoost model is highlighted above and consists of structured data, nouns, and lemmas. In the plot below we can see the predicted price as compared to the actual price for this model. </w:t>
      </w:r>
    </w:p>
    <w:p w14:paraId="5DC22F7B"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We can see that in the region from €200,000 to €400,000 that there is reasonably good fit with many datapoints centred around the 45-degree line. As the price rises however there is more varied results, and this can be seen when assessing the predictive accuracy by price range as seen in APPENDIX I. We can see that as the price rises the number of training rows starts to decrease meaning the model can't predict as accurately. Overall, this model provides reasonable accuracy and would be expected to improve if given a larger dataset to train on. </w:t>
      </w:r>
    </w:p>
    <w:p w14:paraId="7DA46C01"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Importance of Variables</w:t>
      </w:r>
    </w:p>
    <w:p w14:paraId="27D058E7"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628032" behindDoc="0" locked="0" layoutInCell="1" allowOverlap="1" wp14:anchorId="70A9A5BC" wp14:editId="374809F2">
            <wp:simplePos x="0" y="0"/>
            <wp:positionH relativeFrom="margin">
              <wp:posOffset>801370</wp:posOffset>
            </wp:positionH>
            <wp:positionV relativeFrom="paragraph">
              <wp:posOffset>2344420</wp:posOffset>
            </wp:positionV>
            <wp:extent cx="4128770" cy="3456940"/>
            <wp:effectExtent l="0" t="0" r="0" b="0"/>
            <wp:wrapTopAndBottom/>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28770" cy="345694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In completing the second objective, assessing the variable importance, we look firstly at the importance of different word-types. We can see from the comparable results in APPENDIX H, that the word-types add and sometimes detract from the model in varying degrees. Of the three word-types, adjectives add the least to the model in isolation, improving the MAE and R-Squared of the OLS model only slightly and negatively impacting the XGBoost and Random Forest models across all metrics. Lemmas improve the OLS and Random Forest models across all metrics, but nouns are slightly better at improving these models' performance. Interestingly adding any word-type in isolation to XGBoost negatively impacts performance as compared to the base dataset with only structured variables. Nouns and Lemmas are the best combination and produce the best overall model. Including all word-types can also improve performance and produced the best Random Forest model and resulted in the lowest MAE in all three modelling algorithms. </w:t>
      </w:r>
    </w:p>
    <w:p w14:paraId="7EEF572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After assessing the impact of different word-types a more granular approach is taken to assess the most important variables overall. The variable importance for the best model (XGBoost with Nouns + Lemmas) is shown above. We can see that the structured data is much more impactful than any of the variables derived from the unstructured descriptions. Unsurprisingly the geographical variables 'latitude' and 'longitude' are the most important predictors of property value in this model, echoing the "Location x 3" trope in real estate. Among the unstructured variables nouns have greater representation than lemmatised bigrams in the most important features supporting the table results in displaying their greater predictive power. </w:t>
      </w:r>
      <w:r w:rsidRPr="00930273">
        <w:rPr>
          <w:rFonts w:eastAsia="Times New Roman"/>
          <w:sz w:val="13"/>
          <w:szCs w:val="13"/>
          <w:lang w:val="en-GB"/>
        </w:rPr>
        <w:t>*Prefixes are added to unstructured variables in graphing to indicate word-type</w:t>
      </w:r>
    </w:p>
    <w:p w14:paraId="3EF06191"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By plotting the decision tree behind the XGBoost model in APPENDIX J, we can see the decision path of the model and how it derives a final predicted price for a property and the impact variables play in the prediction process. An example is highlighted by the </w:t>
      </w:r>
      <w:proofErr w:type="spellStart"/>
      <w:r w:rsidRPr="00930273">
        <w:rPr>
          <w:rFonts w:eastAsia="Times New Roman"/>
          <w:lang w:val="en-GB"/>
        </w:rPr>
        <w:t>blackoutline</w:t>
      </w:r>
      <w:proofErr w:type="spellEnd"/>
      <w:r w:rsidRPr="00930273">
        <w:rPr>
          <w:rFonts w:eastAsia="Times New Roman"/>
          <w:lang w:val="en-GB"/>
        </w:rPr>
        <w:t>, here we can see that where '</w:t>
      </w:r>
      <w:proofErr w:type="spellStart"/>
      <w:r w:rsidRPr="00930273">
        <w:rPr>
          <w:rFonts w:eastAsia="Times New Roman"/>
          <w:lang w:val="en-GB"/>
        </w:rPr>
        <w:t>N_wardrobes</w:t>
      </w:r>
      <w:proofErr w:type="spellEnd"/>
      <w:r w:rsidRPr="00930273">
        <w:rPr>
          <w:rFonts w:eastAsia="Times New Roman"/>
          <w:lang w:val="en-GB"/>
        </w:rPr>
        <w:t>' &lt; 0.5 (i.e., not present in the ad description) the final leaf node values are lower than those where '</w:t>
      </w:r>
      <w:proofErr w:type="spellStart"/>
      <w:r w:rsidRPr="00930273">
        <w:rPr>
          <w:rFonts w:eastAsia="Times New Roman"/>
          <w:lang w:val="en-GB"/>
        </w:rPr>
        <w:t>N_wardrobes</w:t>
      </w:r>
      <w:proofErr w:type="spellEnd"/>
      <w:r w:rsidRPr="00930273">
        <w:rPr>
          <w:rFonts w:eastAsia="Times New Roman"/>
          <w:lang w:val="en-GB"/>
        </w:rPr>
        <w:t>' is present. This gives us extra insight into '</w:t>
      </w:r>
      <w:proofErr w:type="spellStart"/>
      <w:r w:rsidRPr="00930273">
        <w:rPr>
          <w:rFonts w:eastAsia="Times New Roman"/>
          <w:lang w:val="en-GB"/>
        </w:rPr>
        <w:t>N_wardrobes</w:t>
      </w:r>
      <w:proofErr w:type="spellEnd"/>
      <w:r w:rsidRPr="00930273">
        <w:rPr>
          <w:rFonts w:eastAsia="Times New Roman"/>
          <w:lang w:val="en-GB"/>
        </w:rPr>
        <w:t xml:space="preserve">' relationship with price, its inclusion in the description can be important in prediction. </w:t>
      </w:r>
    </w:p>
    <w:p w14:paraId="26DBDA35" w14:textId="0E8B74AF" w:rsidR="00930273" w:rsidRPr="00D55EBB" w:rsidRDefault="00930273" w:rsidP="00F21B3B">
      <w:pPr>
        <w:pStyle w:val="Heading2"/>
        <w:ind w:hanging="567"/>
      </w:pPr>
      <w:bookmarkStart w:id="64" w:name="_Toc100578345"/>
      <w:bookmarkStart w:id="65" w:name="_Toc100578829"/>
      <w:r w:rsidRPr="00D55EBB">
        <w:t xml:space="preserve">5.2 </w:t>
      </w:r>
      <w:r w:rsidR="00F21B3B">
        <w:tab/>
      </w:r>
      <w:r w:rsidRPr="00D55EBB">
        <w:t>Location Prediction Model (Classification)</w:t>
      </w:r>
      <w:bookmarkEnd w:id="64"/>
      <w:bookmarkEnd w:id="65"/>
    </w:p>
    <w:p w14:paraId="5B4EF79F"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price prediction model is an exercise in regression, predicting a number on a continuous scale. The location prediction model is an exercise in classification, predicting a nominal category or class associated with an observation, in this case the class is the property area. There are different requirements and constraints to both prediction exercises. In this classification task, the biggest constraint is the size of the dataset as compared with the number of classes. There are 2,458 observations in the final dataset, and 144 distinct areas. This large number of areas poses a problem, there are many areas with few observations. As we saw in the regression exercise the accuracy decreased when price rose as there were less training observations available. 45% of the areas have less than 10 observations, meaning the models will have too few training observations to produce an accurate output for many areas. To further illustrate this, three models were trained with the current dataset, a multinomial logistic regression model, an XGBoost Classifier, and a Random Forest Classifier, their respective accuracy scores were: 4.2%, 6.43%, and 12.6%. </w:t>
      </w:r>
    </w:p>
    <w:p w14:paraId="7F7E7CD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To circumvent this problem two alternative approaches were taken. The first approach clusters the observations using latitude and longitude to create aggregated areas and reduce the number of classes. K-means clustering is used to cluster the data and multinomial logistic regression, XGBoost classifier, and Random Forest classifier models will be used to predict the area cluster. The second approach changes this problem from a classification task to a multi-output regression task and attempts to predict both the latitude and longitude of properties. A Random Forest regressor will be used to perform the regression approach as it inherently supports multiple outputs.</w:t>
      </w:r>
    </w:p>
    <w:p w14:paraId="3287CAB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Training, Testing, and Optimisation </w:t>
      </w:r>
    </w:p>
    <w:p w14:paraId="1E780E45"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In the price prediction model, the dataset was derived by extracting the nouns, adjectives, and lemmatised words from the top and bottom 25% of properties in terms of price. The location prediction dataset consists of the structured variables, nouns, adjectives, and lemmatised words/bigrams that occur in 30-60% of </w:t>
      </w:r>
      <w:r w:rsidRPr="00930273">
        <w:rPr>
          <w:rFonts w:eastAsia="Times New Roman"/>
          <w:i/>
          <w:iCs/>
          <w:lang w:val="en-GB"/>
        </w:rPr>
        <w:t>all</w:t>
      </w:r>
      <w:r w:rsidRPr="00930273">
        <w:rPr>
          <w:rFonts w:eastAsia="Times New Roman"/>
          <w:lang w:val="en-GB"/>
        </w:rPr>
        <w:t xml:space="preserve"> observations. This is done as it would be extremely time consuming to create different bags of words for each area in the classes and would be difficult to apply in practice to a multi-output regression model for latitude and longitude. </w:t>
      </w:r>
    </w:p>
    <w:p w14:paraId="7EC82D5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regression model will make use of the same metrics as used for the price prediction model, </w:t>
      </w:r>
      <w:proofErr w:type="spellStart"/>
      <w:r w:rsidRPr="00930273">
        <w:rPr>
          <w:rFonts w:eastAsia="Times New Roman"/>
          <w:lang w:val="en-GB"/>
        </w:rPr>
        <w:t>MdAPE</w:t>
      </w:r>
      <w:proofErr w:type="spellEnd"/>
      <w:r w:rsidRPr="00930273">
        <w:rPr>
          <w:rFonts w:eastAsia="Times New Roman"/>
          <w:lang w:val="en-GB"/>
        </w:rPr>
        <w:t xml:space="preserve">, MAE, and R-Squared. The clustered approach will use the classification accuracy score as its measure of accuracy. The data will be split into training (80%) and testing (20%) data in the same manner as before. </w:t>
      </w:r>
    </w:p>
    <w:p w14:paraId="6080D00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All ensemble methods, XGBoost and Random Forest classifiers and regressors will be tuned using '</w:t>
      </w:r>
      <w:proofErr w:type="spellStart"/>
      <w:r w:rsidRPr="00930273">
        <w:rPr>
          <w:rFonts w:eastAsia="Times New Roman"/>
          <w:lang w:val="en-GB"/>
        </w:rPr>
        <w:t>HyperOpt</w:t>
      </w:r>
      <w:proofErr w:type="spellEnd"/>
      <w:r w:rsidRPr="00930273">
        <w:rPr>
          <w:rFonts w:eastAsia="Times New Roman"/>
          <w:lang w:val="en-GB"/>
        </w:rPr>
        <w:t xml:space="preserve">' as in the price prediction model. </w:t>
      </w:r>
    </w:p>
    <w:p w14:paraId="48BA7463"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(Cluster Approach)</w:t>
      </w:r>
    </w:p>
    <w:p w14:paraId="340FE8D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Clustered aggregates of areas were created with number of clusters ranging from two to twelve. The optimum number of clusters using KneeLocator was 4, however more granularity would be required of a commercial product, and 12 was decided to be the maximum number of clusters allowed. Plots of the clusters can be seen in APPENDIX K. Different areas of Dublin can be made out in the plots with higher numbers of clusters, Dun Laoghaire and the coastal south-east, inner-city Dublin, Howth in the north-east, etc.  </w:t>
      </w:r>
    </w:p>
    <w:p w14:paraId="6165132A"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The accuracy scores of all three clustered models are shown in the table below. Across all three models the predictive accuracy falls as the number of clusters rises. This is a result of training observations being spread more thinly across a larger number of classes in 12_clusters as compared with 2_clusters for example. </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3340"/>
        <w:gridCol w:w="1460"/>
        <w:gridCol w:w="1797"/>
      </w:tblGrid>
      <w:tr w:rsidR="00930273" w:rsidRPr="00930273" w14:paraId="57896CA8" w14:textId="77777777" w:rsidTr="00930273">
        <w:trPr>
          <w:trHeight w:val="320"/>
          <w:jc w:val="center"/>
        </w:trPr>
        <w:tc>
          <w:tcPr>
            <w:tcW w:w="1620" w:type="dxa"/>
            <w:shd w:val="clear" w:color="auto" w:fill="D3D3D3"/>
            <w:noWrap/>
            <w:vAlign w:val="bottom"/>
            <w:hideMark/>
          </w:tcPr>
          <w:p w14:paraId="7D9D2AE4" w14:textId="77777777" w:rsidR="00930273" w:rsidRPr="00930273" w:rsidRDefault="00930273" w:rsidP="00930273">
            <w:pPr>
              <w:widowControl/>
              <w:suppressAutoHyphens w:val="0"/>
              <w:spacing w:after="120"/>
              <w:jc w:val="both"/>
              <w:rPr>
                <w:rFonts w:eastAsia="Times New Roman"/>
                <w:color w:val="000000"/>
                <w:sz w:val="20"/>
                <w:szCs w:val="20"/>
                <w:lang w:val="en-IE"/>
              </w:rPr>
            </w:pPr>
            <w:bookmarkStart w:id="66" w:name="RANGE!A2:B13"/>
            <w:proofErr w:type="spellStart"/>
            <w:r w:rsidRPr="00930273">
              <w:rPr>
                <w:rFonts w:eastAsia="Times New Roman"/>
                <w:color w:val="000000"/>
                <w:sz w:val="20"/>
                <w:szCs w:val="20"/>
                <w:lang w:val="en-IE"/>
              </w:rPr>
              <w:t>n_clusters</w:t>
            </w:r>
            <w:bookmarkEnd w:id="66"/>
            <w:proofErr w:type="spellEnd"/>
          </w:p>
        </w:tc>
        <w:tc>
          <w:tcPr>
            <w:tcW w:w="3340" w:type="dxa"/>
            <w:shd w:val="clear" w:color="auto" w:fill="D3D3D3"/>
            <w:noWrap/>
            <w:vAlign w:val="bottom"/>
            <w:hideMark/>
          </w:tcPr>
          <w:p w14:paraId="1183579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Multinomial Logistic Regression</w:t>
            </w:r>
          </w:p>
        </w:tc>
        <w:tc>
          <w:tcPr>
            <w:tcW w:w="1460" w:type="dxa"/>
            <w:shd w:val="clear" w:color="auto" w:fill="D3D3D3"/>
            <w:noWrap/>
            <w:vAlign w:val="bottom"/>
            <w:hideMark/>
          </w:tcPr>
          <w:p w14:paraId="76C482A3" w14:textId="77777777" w:rsidR="00930273" w:rsidRPr="00930273" w:rsidRDefault="00930273" w:rsidP="00930273">
            <w:pPr>
              <w:widowControl/>
              <w:suppressAutoHyphens w:val="0"/>
              <w:spacing w:after="120"/>
              <w:jc w:val="both"/>
              <w:rPr>
                <w:rFonts w:eastAsia="Times New Roman"/>
                <w:color w:val="000000"/>
                <w:sz w:val="20"/>
                <w:szCs w:val="20"/>
                <w:lang w:val="en-IE"/>
              </w:rPr>
            </w:pPr>
            <w:proofErr w:type="spellStart"/>
            <w:r w:rsidRPr="00930273">
              <w:rPr>
                <w:rFonts w:eastAsia="Times New Roman"/>
                <w:color w:val="000000"/>
                <w:sz w:val="20"/>
                <w:szCs w:val="20"/>
                <w:lang w:val="en-IE"/>
              </w:rPr>
              <w:t>XGBoost</w:t>
            </w:r>
            <w:proofErr w:type="spellEnd"/>
          </w:p>
        </w:tc>
        <w:tc>
          <w:tcPr>
            <w:tcW w:w="1797" w:type="dxa"/>
            <w:shd w:val="clear" w:color="auto" w:fill="D3D3D3"/>
            <w:noWrap/>
            <w:vAlign w:val="bottom"/>
            <w:hideMark/>
          </w:tcPr>
          <w:p w14:paraId="6BD4A34B"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Random Forest</w:t>
            </w:r>
          </w:p>
        </w:tc>
      </w:tr>
      <w:tr w:rsidR="00930273" w:rsidRPr="00930273" w14:paraId="4F60E091" w14:textId="77777777" w:rsidTr="00930273">
        <w:trPr>
          <w:trHeight w:val="320"/>
          <w:jc w:val="center"/>
        </w:trPr>
        <w:tc>
          <w:tcPr>
            <w:tcW w:w="1620" w:type="dxa"/>
            <w:shd w:val="clear" w:color="auto" w:fill="D3D3D3"/>
            <w:noWrap/>
            <w:vAlign w:val="bottom"/>
            <w:hideMark/>
          </w:tcPr>
          <w:p w14:paraId="4E1A3EF9" w14:textId="77777777" w:rsidR="00930273" w:rsidRPr="00930273" w:rsidRDefault="00930273" w:rsidP="00930273">
            <w:pPr>
              <w:widowControl/>
              <w:suppressAutoHyphens w:val="0"/>
              <w:spacing w:after="120"/>
              <w:jc w:val="both"/>
              <w:rPr>
                <w:rFonts w:eastAsia="Times New Roman"/>
                <w:color w:val="000000"/>
                <w:sz w:val="20"/>
                <w:szCs w:val="20"/>
                <w:lang w:val="en-IE"/>
              </w:rPr>
            </w:pPr>
            <w:r w:rsidRPr="00930273">
              <w:rPr>
                <w:rFonts w:eastAsia="Times New Roman"/>
                <w:color w:val="000000"/>
                <w:sz w:val="20"/>
                <w:szCs w:val="20"/>
                <w:lang w:val="en-IE"/>
              </w:rPr>
              <w:t>2_clusters</w:t>
            </w:r>
          </w:p>
        </w:tc>
        <w:tc>
          <w:tcPr>
            <w:tcW w:w="3340" w:type="dxa"/>
            <w:shd w:val="clear" w:color="auto" w:fill="auto"/>
            <w:noWrap/>
            <w:vAlign w:val="bottom"/>
            <w:hideMark/>
          </w:tcPr>
          <w:p w14:paraId="5FEEBD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72.07%</w:t>
            </w:r>
          </w:p>
        </w:tc>
        <w:tc>
          <w:tcPr>
            <w:tcW w:w="1460" w:type="dxa"/>
            <w:shd w:val="clear" w:color="auto" w:fill="auto"/>
            <w:noWrap/>
            <w:vAlign w:val="bottom"/>
            <w:hideMark/>
          </w:tcPr>
          <w:p w14:paraId="64E52EA6"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79.06%</w:t>
            </w:r>
          </w:p>
        </w:tc>
        <w:tc>
          <w:tcPr>
            <w:tcW w:w="1797" w:type="dxa"/>
            <w:shd w:val="clear" w:color="auto" w:fill="auto"/>
            <w:noWrap/>
            <w:vAlign w:val="bottom"/>
            <w:hideMark/>
          </w:tcPr>
          <w:p w14:paraId="473B776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75.15%</w:t>
            </w:r>
          </w:p>
        </w:tc>
      </w:tr>
      <w:tr w:rsidR="00930273" w:rsidRPr="00930273" w14:paraId="4DD4DAD7" w14:textId="77777777" w:rsidTr="00930273">
        <w:trPr>
          <w:trHeight w:val="320"/>
          <w:jc w:val="center"/>
        </w:trPr>
        <w:tc>
          <w:tcPr>
            <w:tcW w:w="1620" w:type="dxa"/>
            <w:shd w:val="clear" w:color="auto" w:fill="D3D3D3"/>
            <w:noWrap/>
            <w:vAlign w:val="bottom"/>
            <w:hideMark/>
          </w:tcPr>
          <w:p w14:paraId="52940A51"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3_clusters</w:t>
            </w:r>
          </w:p>
        </w:tc>
        <w:tc>
          <w:tcPr>
            <w:tcW w:w="3340" w:type="dxa"/>
            <w:shd w:val="clear" w:color="auto" w:fill="auto"/>
            <w:noWrap/>
            <w:vAlign w:val="bottom"/>
            <w:hideMark/>
          </w:tcPr>
          <w:p w14:paraId="145CB7F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58.26%</w:t>
            </w:r>
          </w:p>
        </w:tc>
        <w:tc>
          <w:tcPr>
            <w:tcW w:w="1460" w:type="dxa"/>
            <w:shd w:val="clear" w:color="auto" w:fill="auto"/>
            <w:noWrap/>
            <w:vAlign w:val="bottom"/>
            <w:hideMark/>
          </w:tcPr>
          <w:p w14:paraId="440B5AB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69.40%</w:t>
            </w:r>
          </w:p>
        </w:tc>
        <w:tc>
          <w:tcPr>
            <w:tcW w:w="1797" w:type="dxa"/>
            <w:shd w:val="clear" w:color="auto" w:fill="auto"/>
            <w:noWrap/>
            <w:vAlign w:val="bottom"/>
            <w:hideMark/>
          </w:tcPr>
          <w:p w14:paraId="02A34D3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58.93%</w:t>
            </w:r>
          </w:p>
        </w:tc>
      </w:tr>
      <w:tr w:rsidR="00930273" w:rsidRPr="00930273" w14:paraId="47DB1F9D" w14:textId="77777777" w:rsidTr="00930273">
        <w:trPr>
          <w:trHeight w:val="320"/>
          <w:jc w:val="center"/>
        </w:trPr>
        <w:tc>
          <w:tcPr>
            <w:tcW w:w="1620" w:type="dxa"/>
            <w:shd w:val="clear" w:color="auto" w:fill="D3D3D3"/>
            <w:noWrap/>
            <w:vAlign w:val="bottom"/>
            <w:hideMark/>
          </w:tcPr>
          <w:p w14:paraId="79DC50FB"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4_clusters</w:t>
            </w:r>
          </w:p>
        </w:tc>
        <w:tc>
          <w:tcPr>
            <w:tcW w:w="3340" w:type="dxa"/>
            <w:shd w:val="clear" w:color="auto" w:fill="auto"/>
            <w:noWrap/>
            <w:vAlign w:val="bottom"/>
            <w:hideMark/>
          </w:tcPr>
          <w:p w14:paraId="141BAD1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57.70%</w:t>
            </w:r>
          </w:p>
        </w:tc>
        <w:tc>
          <w:tcPr>
            <w:tcW w:w="1460" w:type="dxa"/>
            <w:shd w:val="clear" w:color="auto" w:fill="auto"/>
            <w:noWrap/>
            <w:vAlign w:val="bottom"/>
            <w:hideMark/>
          </w:tcPr>
          <w:p w14:paraId="04CC013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66.74%</w:t>
            </w:r>
          </w:p>
        </w:tc>
        <w:tc>
          <w:tcPr>
            <w:tcW w:w="1797" w:type="dxa"/>
            <w:shd w:val="clear" w:color="auto" w:fill="auto"/>
            <w:noWrap/>
            <w:vAlign w:val="bottom"/>
            <w:hideMark/>
          </w:tcPr>
          <w:p w14:paraId="2157FEE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54.62%</w:t>
            </w:r>
          </w:p>
        </w:tc>
      </w:tr>
      <w:tr w:rsidR="00930273" w:rsidRPr="00930273" w14:paraId="1BC56D7F" w14:textId="77777777" w:rsidTr="00930273">
        <w:trPr>
          <w:trHeight w:val="320"/>
          <w:jc w:val="center"/>
        </w:trPr>
        <w:tc>
          <w:tcPr>
            <w:tcW w:w="1620" w:type="dxa"/>
            <w:shd w:val="clear" w:color="auto" w:fill="D3D3D3"/>
            <w:noWrap/>
            <w:vAlign w:val="bottom"/>
            <w:hideMark/>
          </w:tcPr>
          <w:p w14:paraId="3C58A440"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5_clusters</w:t>
            </w:r>
          </w:p>
        </w:tc>
        <w:tc>
          <w:tcPr>
            <w:tcW w:w="3340" w:type="dxa"/>
            <w:shd w:val="clear" w:color="auto" w:fill="auto"/>
            <w:noWrap/>
            <w:vAlign w:val="bottom"/>
            <w:hideMark/>
          </w:tcPr>
          <w:p w14:paraId="2FA1F96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49.50%</w:t>
            </w:r>
          </w:p>
        </w:tc>
        <w:tc>
          <w:tcPr>
            <w:tcW w:w="1460" w:type="dxa"/>
            <w:shd w:val="clear" w:color="auto" w:fill="auto"/>
            <w:noWrap/>
            <w:vAlign w:val="bottom"/>
            <w:hideMark/>
          </w:tcPr>
          <w:p w14:paraId="73E9A9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63.04%</w:t>
            </w:r>
          </w:p>
        </w:tc>
        <w:tc>
          <w:tcPr>
            <w:tcW w:w="1797" w:type="dxa"/>
            <w:shd w:val="clear" w:color="auto" w:fill="auto"/>
            <w:noWrap/>
            <w:vAlign w:val="bottom"/>
            <w:hideMark/>
          </w:tcPr>
          <w:p w14:paraId="660CFFF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50.72%</w:t>
            </w:r>
          </w:p>
        </w:tc>
      </w:tr>
      <w:tr w:rsidR="00930273" w:rsidRPr="00930273" w14:paraId="17107AE6" w14:textId="77777777" w:rsidTr="00930273">
        <w:trPr>
          <w:trHeight w:val="320"/>
          <w:jc w:val="center"/>
        </w:trPr>
        <w:tc>
          <w:tcPr>
            <w:tcW w:w="1620" w:type="dxa"/>
            <w:shd w:val="clear" w:color="auto" w:fill="D3D3D3"/>
            <w:noWrap/>
            <w:vAlign w:val="bottom"/>
            <w:hideMark/>
          </w:tcPr>
          <w:p w14:paraId="000659C9"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6_clusters</w:t>
            </w:r>
          </w:p>
        </w:tc>
        <w:tc>
          <w:tcPr>
            <w:tcW w:w="3340" w:type="dxa"/>
            <w:shd w:val="clear" w:color="auto" w:fill="auto"/>
            <w:noWrap/>
            <w:vAlign w:val="bottom"/>
            <w:hideMark/>
          </w:tcPr>
          <w:p w14:paraId="0EAF33C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48.51%</w:t>
            </w:r>
          </w:p>
        </w:tc>
        <w:tc>
          <w:tcPr>
            <w:tcW w:w="1460" w:type="dxa"/>
            <w:shd w:val="clear" w:color="auto" w:fill="auto"/>
            <w:noWrap/>
            <w:vAlign w:val="bottom"/>
            <w:hideMark/>
          </w:tcPr>
          <w:p w14:paraId="72626F9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62.22%</w:t>
            </w:r>
          </w:p>
        </w:tc>
        <w:tc>
          <w:tcPr>
            <w:tcW w:w="1797" w:type="dxa"/>
            <w:shd w:val="clear" w:color="auto" w:fill="auto"/>
            <w:noWrap/>
            <w:vAlign w:val="bottom"/>
            <w:hideMark/>
          </w:tcPr>
          <w:p w14:paraId="4560365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51.33%</w:t>
            </w:r>
          </w:p>
        </w:tc>
      </w:tr>
      <w:tr w:rsidR="00930273" w:rsidRPr="00930273" w14:paraId="77AF2543" w14:textId="77777777" w:rsidTr="00930273">
        <w:trPr>
          <w:trHeight w:val="320"/>
          <w:jc w:val="center"/>
        </w:trPr>
        <w:tc>
          <w:tcPr>
            <w:tcW w:w="1620" w:type="dxa"/>
            <w:shd w:val="clear" w:color="auto" w:fill="D3D3D3"/>
            <w:noWrap/>
            <w:vAlign w:val="bottom"/>
            <w:hideMark/>
          </w:tcPr>
          <w:p w14:paraId="6E47893E"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7_clusters</w:t>
            </w:r>
          </w:p>
        </w:tc>
        <w:tc>
          <w:tcPr>
            <w:tcW w:w="3340" w:type="dxa"/>
            <w:shd w:val="clear" w:color="auto" w:fill="auto"/>
            <w:noWrap/>
            <w:vAlign w:val="bottom"/>
            <w:hideMark/>
          </w:tcPr>
          <w:p w14:paraId="4968F87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46.20%</w:t>
            </w:r>
          </w:p>
        </w:tc>
        <w:tc>
          <w:tcPr>
            <w:tcW w:w="1460" w:type="dxa"/>
            <w:shd w:val="clear" w:color="auto" w:fill="auto"/>
            <w:noWrap/>
            <w:vAlign w:val="bottom"/>
            <w:hideMark/>
          </w:tcPr>
          <w:p w14:paraId="5B120C68"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59.55%</w:t>
            </w:r>
          </w:p>
        </w:tc>
        <w:tc>
          <w:tcPr>
            <w:tcW w:w="1797" w:type="dxa"/>
            <w:shd w:val="clear" w:color="auto" w:fill="auto"/>
            <w:noWrap/>
            <w:vAlign w:val="bottom"/>
            <w:hideMark/>
          </w:tcPr>
          <w:p w14:paraId="5E72DDA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46.41%</w:t>
            </w:r>
          </w:p>
        </w:tc>
      </w:tr>
      <w:tr w:rsidR="00930273" w:rsidRPr="00930273" w14:paraId="0D36A068" w14:textId="77777777" w:rsidTr="00930273">
        <w:trPr>
          <w:trHeight w:val="320"/>
          <w:jc w:val="center"/>
        </w:trPr>
        <w:tc>
          <w:tcPr>
            <w:tcW w:w="1620" w:type="dxa"/>
            <w:shd w:val="clear" w:color="auto" w:fill="D3D3D3"/>
            <w:noWrap/>
            <w:vAlign w:val="bottom"/>
            <w:hideMark/>
          </w:tcPr>
          <w:p w14:paraId="15357F5E"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8_clusters</w:t>
            </w:r>
          </w:p>
        </w:tc>
        <w:tc>
          <w:tcPr>
            <w:tcW w:w="3340" w:type="dxa"/>
            <w:shd w:val="clear" w:color="auto" w:fill="auto"/>
            <w:noWrap/>
            <w:vAlign w:val="bottom"/>
            <w:hideMark/>
          </w:tcPr>
          <w:p w14:paraId="4063EEB9"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42.94%</w:t>
            </w:r>
          </w:p>
        </w:tc>
        <w:tc>
          <w:tcPr>
            <w:tcW w:w="1460" w:type="dxa"/>
            <w:shd w:val="clear" w:color="auto" w:fill="auto"/>
            <w:noWrap/>
            <w:vAlign w:val="bottom"/>
            <w:hideMark/>
          </w:tcPr>
          <w:p w14:paraId="54CA042D"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57.29%</w:t>
            </w:r>
          </w:p>
        </w:tc>
        <w:tc>
          <w:tcPr>
            <w:tcW w:w="1797" w:type="dxa"/>
            <w:shd w:val="clear" w:color="auto" w:fill="auto"/>
            <w:noWrap/>
            <w:vAlign w:val="bottom"/>
            <w:hideMark/>
          </w:tcPr>
          <w:p w14:paraId="650F0B6F"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46.00%</w:t>
            </w:r>
          </w:p>
        </w:tc>
      </w:tr>
      <w:tr w:rsidR="00930273" w:rsidRPr="00930273" w14:paraId="0A52B764" w14:textId="77777777" w:rsidTr="00930273">
        <w:trPr>
          <w:trHeight w:val="320"/>
          <w:jc w:val="center"/>
        </w:trPr>
        <w:tc>
          <w:tcPr>
            <w:tcW w:w="1620" w:type="dxa"/>
            <w:shd w:val="clear" w:color="auto" w:fill="D3D3D3"/>
            <w:noWrap/>
            <w:vAlign w:val="bottom"/>
            <w:hideMark/>
          </w:tcPr>
          <w:p w14:paraId="03B46BA9"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9_clusters</w:t>
            </w:r>
          </w:p>
        </w:tc>
        <w:tc>
          <w:tcPr>
            <w:tcW w:w="3340" w:type="dxa"/>
            <w:shd w:val="clear" w:color="auto" w:fill="auto"/>
            <w:noWrap/>
            <w:vAlign w:val="bottom"/>
            <w:hideMark/>
          </w:tcPr>
          <w:p w14:paraId="3B92D68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37.04%</w:t>
            </w:r>
          </w:p>
        </w:tc>
        <w:tc>
          <w:tcPr>
            <w:tcW w:w="1460" w:type="dxa"/>
            <w:shd w:val="clear" w:color="auto" w:fill="auto"/>
            <w:noWrap/>
            <w:vAlign w:val="bottom"/>
            <w:hideMark/>
          </w:tcPr>
          <w:p w14:paraId="0B3C2833"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49.49%</w:t>
            </w:r>
          </w:p>
        </w:tc>
        <w:tc>
          <w:tcPr>
            <w:tcW w:w="1797" w:type="dxa"/>
            <w:shd w:val="clear" w:color="auto" w:fill="auto"/>
            <w:noWrap/>
            <w:vAlign w:val="bottom"/>
            <w:hideMark/>
          </w:tcPr>
          <w:p w14:paraId="1DDEE061"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40.86%</w:t>
            </w:r>
          </w:p>
        </w:tc>
      </w:tr>
      <w:tr w:rsidR="00930273" w:rsidRPr="00930273" w14:paraId="4084791E" w14:textId="77777777" w:rsidTr="00930273">
        <w:trPr>
          <w:trHeight w:val="320"/>
          <w:jc w:val="center"/>
        </w:trPr>
        <w:tc>
          <w:tcPr>
            <w:tcW w:w="1620" w:type="dxa"/>
            <w:shd w:val="clear" w:color="auto" w:fill="D3D3D3"/>
            <w:noWrap/>
            <w:vAlign w:val="bottom"/>
            <w:hideMark/>
          </w:tcPr>
          <w:p w14:paraId="22523C1D"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10_clusters</w:t>
            </w:r>
          </w:p>
        </w:tc>
        <w:tc>
          <w:tcPr>
            <w:tcW w:w="3340" w:type="dxa"/>
            <w:shd w:val="clear" w:color="auto" w:fill="auto"/>
            <w:noWrap/>
            <w:vAlign w:val="bottom"/>
            <w:hideMark/>
          </w:tcPr>
          <w:p w14:paraId="47D8F4A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42.10%</w:t>
            </w:r>
          </w:p>
        </w:tc>
        <w:tc>
          <w:tcPr>
            <w:tcW w:w="1460" w:type="dxa"/>
            <w:shd w:val="clear" w:color="auto" w:fill="auto"/>
            <w:noWrap/>
            <w:vAlign w:val="bottom"/>
            <w:hideMark/>
          </w:tcPr>
          <w:p w14:paraId="692DCB5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51.13%</w:t>
            </w:r>
          </w:p>
        </w:tc>
        <w:tc>
          <w:tcPr>
            <w:tcW w:w="1797" w:type="dxa"/>
            <w:shd w:val="clear" w:color="auto" w:fill="auto"/>
            <w:noWrap/>
            <w:vAlign w:val="bottom"/>
            <w:hideMark/>
          </w:tcPr>
          <w:p w14:paraId="1CDF607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41.27%</w:t>
            </w:r>
          </w:p>
        </w:tc>
      </w:tr>
      <w:tr w:rsidR="00930273" w:rsidRPr="00930273" w14:paraId="64570D14" w14:textId="77777777" w:rsidTr="00930273">
        <w:trPr>
          <w:trHeight w:val="320"/>
          <w:jc w:val="center"/>
        </w:trPr>
        <w:tc>
          <w:tcPr>
            <w:tcW w:w="1620" w:type="dxa"/>
            <w:shd w:val="clear" w:color="auto" w:fill="D3D3D3"/>
            <w:noWrap/>
            <w:vAlign w:val="bottom"/>
            <w:hideMark/>
          </w:tcPr>
          <w:p w14:paraId="35273D1B"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11_clusters</w:t>
            </w:r>
          </w:p>
        </w:tc>
        <w:tc>
          <w:tcPr>
            <w:tcW w:w="3340" w:type="dxa"/>
            <w:shd w:val="clear" w:color="auto" w:fill="auto"/>
            <w:noWrap/>
            <w:vAlign w:val="bottom"/>
            <w:hideMark/>
          </w:tcPr>
          <w:p w14:paraId="3D5FFA0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39.00%</w:t>
            </w:r>
          </w:p>
        </w:tc>
        <w:tc>
          <w:tcPr>
            <w:tcW w:w="1460" w:type="dxa"/>
            <w:shd w:val="clear" w:color="auto" w:fill="auto"/>
            <w:noWrap/>
            <w:vAlign w:val="bottom"/>
            <w:hideMark/>
          </w:tcPr>
          <w:p w14:paraId="26084B8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50.51%</w:t>
            </w:r>
          </w:p>
        </w:tc>
        <w:tc>
          <w:tcPr>
            <w:tcW w:w="1797" w:type="dxa"/>
            <w:shd w:val="clear" w:color="auto" w:fill="auto"/>
            <w:noWrap/>
            <w:vAlign w:val="bottom"/>
            <w:hideMark/>
          </w:tcPr>
          <w:p w14:paraId="2746DB4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38.81%</w:t>
            </w:r>
          </w:p>
        </w:tc>
      </w:tr>
      <w:tr w:rsidR="00930273" w:rsidRPr="00930273" w14:paraId="08019A50" w14:textId="77777777" w:rsidTr="00930273">
        <w:trPr>
          <w:trHeight w:val="320"/>
          <w:jc w:val="center"/>
        </w:trPr>
        <w:tc>
          <w:tcPr>
            <w:tcW w:w="1620" w:type="dxa"/>
            <w:shd w:val="clear" w:color="auto" w:fill="D3D3D3"/>
            <w:noWrap/>
            <w:vAlign w:val="bottom"/>
            <w:hideMark/>
          </w:tcPr>
          <w:p w14:paraId="7A9DB3BF" w14:textId="77777777" w:rsidR="00930273" w:rsidRPr="00930273" w:rsidRDefault="00930273" w:rsidP="00930273">
            <w:pPr>
              <w:widowControl/>
              <w:suppressAutoHyphens w:val="0"/>
              <w:spacing w:after="120"/>
              <w:rPr>
                <w:rFonts w:eastAsia="Times New Roman"/>
                <w:color w:val="000000"/>
                <w:sz w:val="20"/>
                <w:szCs w:val="20"/>
                <w:lang w:val="en-IE"/>
              </w:rPr>
            </w:pPr>
            <w:r w:rsidRPr="00930273">
              <w:rPr>
                <w:rFonts w:eastAsia="Times New Roman"/>
                <w:color w:val="000000"/>
                <w:sz w:val="20"/>
                <w:szCs w:val="20"/>
                <w:lang w:val="en-IE"/>
              </w:rPr>
              <w:t>12_clusters</w:t>
            </w:r>
          </w:p>
        </w:tc>
        <w:tc>
          <w:tcPr>
            <w:tcW w:w="3340" w:type="dxa"/>
            <w:shd w:val="clear" w:color="auto" w:fill="auto"/>
            <w:noWrap/>
            <w:vAlign w:val="bottom"/>
            <w:hideMark/>
          </w:tcPr>
          <w:p w14:paraId="0F058D6B"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38.12%</w:t>
            </w:r>
          </w:p>
        </w:tc>
        <w:tc>
          <w:tcPr>
            <w:tcW w:w="1460" w:type="dxa"/>
            <w:shd w:val="clear" w:color="auto" w:fill="auto"/>
            <w:noWrap/>
            <w:vAlign w:val="bottom"/>
            <w:hideMark/>
          </w:tcPr>
          <w:p w14:paraId="630EEC0E"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54.00%</w:t>
            </w:r>
          </w:p>
        </w:tc>
        <w:tc>
          <w:tcPr>
            <w:tcW w:w="1797" w:type="dxa"/>
            <w:shd w:val="clear" w:color="auto" w:fill="auto"/>
            <w:noWrap/>
            <w:vAlign w:val="bottom"/>
            <w:hideMark/>
          </w:tcPr>
          <w:p w14:paraId="4E82B90A"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37.58%</w:t>
            </w:r>
          </w:p>
        </w:tc>
      </w:tr>
    </w:tbl>
    <w:p w14:paraId="50EA8BD3" w14:textId="77777777" w:rsid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lang w:val="en-GB"/>
        </w:rPr>
        <w:t xml:space="preserve">Again, we see that XGBoost is the best performing model across all iterations, with Multinomial Logistic Regression and Random Forest performing similarly. When deciding the optimal model to use users of this approach face a trade-off decision between granularity and accuracy. The model that will be used to interpret the importance of variables is XGBoost with 6 clusters, this model offers some level of granularity and is reasonably accurate. </w:t>
      </w:r>
    </w:p>
    <w:p w14:paraId="58580C00" w14:textId="4BB3EF2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u w:val="single"/>
          <w:lang w:val="en-GB"/>
        </w:rPr>
        <w:t>Importance of Variables (Cluster Approach</w:t>
      </w:r>
      <w:r>
        <w:rPr>
          <w:rFonts w:eastAsia="Times New Roman"/>
          <w:u w:val="single"/>
          <w:lang w:val="en-GB"/>
        </w:rPr>
        <w:t>)</w:t>
      </w:r>
    </w:p>
    <w:p w14:paraId="44D13AEF" w14:textId="77777777" w:rsidR="00930273" w:rsidRPr="00930273" w:rsidRDefault="00930273" w:rsidP="00930273">
      <w:pPr>
        <w:widowControl/>
        <w:suppressAutoHyphens w:val="0"/>
        <w:spacing w:after="200" w:line="276" w:lineRule="auto"/>
        <w:jc w:val="center"/>
        <w:rPr>
          <w:rFonts w:eastAsia="Times New Roman"/>
          <w:u w:val="single"/>
          <w:lang w:val="en-GB"/>
        </w:rPr>
      </w:pPr>
      <w:r w:rsidRPr="00930273">
        <w:rPr>
          <w:rFonts w:eastAsia="Times New Roman"/>
          <w:noProof/>
          <w:lang w:val="en-GB"/>
        </w:rPr>
        <w:drawing>
          <wp:inline distT="0" distB="0" distL="0" distR="0" wp14:anchorId="61B24B13" wp14:editId="0FF700A8">
            <wp:extent cx="2868703" cy="2468245"/>
            <wp:effectExtent l="0" t="0" r="1905"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2" cstate="print">
                      <a:extLst>
                        <a:ext uri="{28A0092B-C50C-407E-A947-70E740481C1C}">
                          <a14:useLocalDpi xmlns:a14="http://schemas.microsoft.com/office/drawing/2010/main" val="0"/>
                        </a:ext>
                      </a:extLst>
                    </a:blip>
                    <a:srcRect b="1183"/>
                    <a:stretch/>
                  </pic:blipFill>
                  <pic:spPr bwMode="auto">
                    <a:xfrm>
                      <a:off x="0" y="0"/>
                      <a:ext cx="2886824" cy="2483836"/>
                    </a:xfrm>
                    <a:prstGeom prst="rect">
                      <a:avLst/>
                    </a:prstGeom>
                    <a:ln>
                      <a:noFill/>
                    </a:ln>
                    <a:extLst>
                      <a:ext uri="{53640926-AAD7-44D8-BBD7-CCE9431645EC}">
                        <a14:shadowObscured xmlns:a14="http://schemas.microsoft.com/office/drawing/2010/main"/>
                      </a:ext>
                    </a:extLst>
                  </pic:spPr>
                </pic:pic>
              </a:graphicData>
            </a:graphic>
          </wp:inline>
        </w:drawing>
      </w:r>
    </w:p>
    <w:p w14:paraId="29CEC1F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Like the price prediction model, we can see that the structured variables provide more predictive power than the variables derived from descriptions. This feature importance is almost the inverse of that of the pricing model, where locational variables (latitude and longitude) were the most important features in predicting price, here price is the most important variable in predicting location. Some other interesting variables in the most important features are '</w:t>
      </w:r>
      <w:proofErr w:type="spellStart"/>
      <w:r w:rsidRPr="00930273">
        <w:rPr>
          <w:rFonts w:eastAsia="Times New Roman"/>
          <w:lang w:val="en-GB"/>
        </w:rPr>
        <w:t>L_city_centre</w:t>
      </w:r>
      <w:proofErr w:type="spellEnd"/>
      <w:r w:rsidRPr="00930273">
        <w:rPr>
          <w:rFonts w:eastAsia="Times New Roman"/>
          <w:lang w:val="en-GB"/>
        </w:rPr>
        <w:t>' rather intuitively it would indicate a property close to the city centre, '</w:t>
      </w:r>
      <w:proofErr w:type="spellStart"/>
      <w:r w:rsidRPr="00930273">
        <w:rPr>
          <w:rFonts w:eastAsia="Times New Roman"/>
          <w:lang w:val="en-GB"/>
        </w:rPr>
        <w:t>L_luas</w:t>
      </w:r>
      <w:proofErr w:type="spellEnd"/>
      <w:r w:rsidRPr="00930273">
        <w:rPr>
          <w:rFonts w:eastAsia="Times New Roman"/>
          <w:lang w:val="en-GB"/>
        </w:rPr>
        <w:t>' would indicate proximity to the Luas, Dublin's tramline system. '</w:t>
      </w:r>
      <w:proofErr w:type="spellStart"/>
      <w:r w:rsidRPr="00930273">
        <w:rPr>
          <w:rFonts w:eastAsia="Times New Roman"/>
          <w:lang w:val="en-GB"/>
        </w:rPr>
        <w:t>N_view</w:t>
      </w:r>
      <w:proofErr w:type="spellEnd"/>
      <w:r w:rsidRPr="00930273">
        <w:rPr>
          <w:rFonts w:eastAsia="Times New Roman"/>
          <w:lang w:val="en-GB"/>
        </w:rPr>
        <w:t xml:space="preserve">' also features, this could indicate a coastal property with 'sea views' perhaps. As compared with the pricing model, the unstructured variables are not as overshadowed by the importance of structured data in predicting location. This suggests that descriptions are more powerful for predicting the location of a property than the property price. </w:t>
      </w:r>
    </w:p>
    <w:p w14:paraId="7BF4AE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Predictive Results (Regression Approach)</w:t>
      </w:r>
    </w:p>
    <w:p w14:paraId="74CD8E96" w14:textId="36097D3B"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When predicting price there was a broad range of values from the cheapest property of €99,000 to the maximum of €1,000,000. In comparison the range of values for latitude and longitude are much smaller. The range for latitude is 0.307 and for longitude is 0.433. As a result</w:t>
      </w:r>
      <w:ins w:id="67" w:author="Mary Williams" w:date="2022-04-11T22:39:00Z">
        <w:r w:rsidR="009049B0">
          <w:rPr>
            <w:rFonts w:eastAsia="Times New Roman"/>
            <w:lang w:val="en-GB"/>
          </w:rPr>
          <w:t>,</w:t>
        </w:r>
      </w:ins>
      <w:r w:rsidRPr="00930273">
        <w:rPr>
          <w:rFonts w:eastAsia="Times New Roman"/>
          <w:lang w:val="en-GB"/>
        </w:rPr>
        <w:t xml:space="preserve"> </w:t>
      </w:r>
      <w:commentRangeStart w:id="68"/>
      <w:r w:rsidRPr="00930273">
        <w:rPr>
          <w:rFonts w:eastAsia="Times New Roman"/>
          <w:lang w:val="en-GB"/>
        </w:rPr>
        <w:t xml:space="preserve">we are our </w:t>
      </w:r>
      <w:commentRangeEnd w:id="68"/>
      <w:r w:rsidR="009049B0">
        <w:rPr>
          <w:rStyle w:val="CommentReference"/>
        </w:rPr>
        <w:commentReference w:id="68"/>
      </w:r>
      <w:r w:rsidRPr="00930273">
        <w:rPr>
          <w:rFonts w:eastAsia="Times New Roman"/>
          <w:lang w:val="en-GB"/>
        </w:rPr>
        <w:t xml:space="preserve">prediction must be much more precise 1 degree of latitude equates to 111km in places.  </w:t>
      </w:r>
    </w:p>
    <w:tbl>
      <w:tblPr>
        <w:tblW w:w="5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1418"/>
        <w:gridCol w:w="1418"/>
      </w:tblGrid>
      <w:tr w:rsidR="00930273" w:rsidRPr="00930273" w14:paraId="77C36317" w14:textId="77777777" w:rsidTr="00930273">
        <w:trPr>
          <w:trHeight w:val="238"/>
          <w:jc w:val="center"/>
        </w:trPr>
        <w:tc>
          <w:tcPr>
            <w:tcW w:w="1418" w:type="dxa"/>
            <w:shd w:val="clear" w:color="auto" w:fill="D3D3D3"/>
            <w:noWrap/>
            <w:vAlign w:val="bottom"/>
            <w:hideMark/>
          </w:tcPr>
          <w:p w14:paraId="0CE3F952" w14:textId="77777777" w:rsidR="00930273" w:rsidRPr="00930273" w:rsidRDefault="00930273" w:rsidP="00930273">
            <w:pPr>
              <w:widowControl/>
              <w:suppressAutoHyphens w:val="0"/>
              <w:spacing w:after="120"/>
              <w:jc w:val="both"/>
              <w:rPr>
                <w:rFonts w:eastAsia="Times New Roman"/>
                <w:b/>
                <w:bCs/>
                <w:sz w:val="20"/>
                <w:szCs w:val="20"/>
                <w:lang w:val="en-IE"/>
              </w:rPr>
            </w:pPr>
          </w:p>
        </w:tc>
        <w:tc>
          <w:tcPr>
            <w:tcW w:w="1418" w:type="dxa"/>
            <w:shd w:val="clear" w:color="auto" w:fill="D3D3D3"/>
            <w:noWrap/>
            <w:vAlign w:val="bottom"/>
            <w:hideMark/>
          </w:tcPr>
          <w:p w14:paraId="20E076C3"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418" w:type="dxa"/>
            <w:shd w:val="clear" w:color="auto" w:fill="D3D3D3"/>
            <w:noWrap/>
            <w:vAlign w:val="bottom"/>
            <w:hideMark/>
          </w:tcPr>
          <w:p w14:paraId="5E38E49D"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MAE</w:t>
            </w:r>
          </w:p>
        </w:tc>
        <w:tc>
          <w:tcPr>
            <w:tcW w:w="1418" w:type="dxa"/>
            <w:shd w:val="clear" w:color="auto" w:fill="D3D3D3"/>
            <w:noWrap/>
            <w:vAlign w:val="bottom"/>
            <w:hideMark/>
          </w:tcPr>
          <w:p w14:paraId="47A749B4"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R-Squared</w:t>
            </w:r>
          </w:p>
        </w:tc>
      </w:tr>
      <w:tr w:rsidR="00930273" w:rsidRPr="00930273" w14:paraId="2A522D44" w14:textId="77777777" w:rsidTr="00930273">
        <w:trPr>
          <w:trHeight w:val="238"/>
          <w:jc w:val="center"/>
        </w:trPr>
        <w:tc>
          <w:tcPr>
            <w:tcW w:w="1418" w:type="dxa"/>
            <w:shd w:val="clear" w:color="auto" w:fill="D3D3D3"/>
            <w:noWrap/>
            <w:vAlign w:val="bottom"/>
            <w:hideMark/>
          </w:tcPr>
          <w:p w14:paraId="1DBD6E5B" w14:textId="77777777" w:rsidR="00930273" w:rsidRPr="00930273" w:rsidRDefault="00930273" w:rsidP="00930273">
            <w:pPr>
              <w:widowControl/>
              <w:suppressAutoHyphens w:val="0"/>
              <w:spacing w:after="120"/>
              <w:jc w:val="both"/>
              <w:rPr>
                <w:rFonts w:eastAsia="Times New Roman"/>
                <w:b/>
                <w:bCs/>
                <w:color w:val="000000"/>
                <w:sz w:val="20"/>
                <w:szCs w:val="20"/>
                <w:lang w:val="en-IE"/>
              </w:rPr>
            </w:pPr>
            <w:r w:rsidRPr="00930273">
              <w:rPr>
                <w:rFonts w:eastAsia="Times New Roman"/>
                <w:b/>
                <w:bCs/>
                <w:color w:val="000000"/>
                <w:sz w:val="20"/>
                <w:szCs w:val="20"/>
                <w:lang w:val="en-IE"/>
              </w:rPr>
              <w:t>Latitude</w:t>
            </w:r>
          </w:p>
        </w:tc>
        <w:tc>
          <w:tcPr>
            <w:tcW w:w="1418" w:type="dxa"/>
            <w:shd w:val="clear" w:color="auto" w:fill="auto"/>
            <w:noWrap/>
            <w:vAlign w:val="bottom"/>
            <w:hideMark/>
          </w:tcPr>
          <w:p w14:paraId="073F5C6C"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0.04</w:t>
            </w:r>
          </w:p>
        </w:tc>
        <w:tc>
          <w:tcPr>
            <w:tcW w:w="1418" w:type="dxa"/>
            <w:shd w:val="clear" w:color="auto" w:fill="auto"/>
            <w:noWrap/>
            <w:vAlign w:val="bottom"/>
            <w:hideMark/>
          </w:tcPr>
          <w:p w14:paraId="24C95A07"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0.0311</w:t>
            </w:r>
          </w:p>
        </w:tc>
        <w:tc>
          <w:tcPr>
            <w:tcW w:w="1418" w:type="dxa"/>
            <w:shd w:val="clear" w:color="auto" w:fill="auto"/>
            <w:noWrap/>
            <w:vAlign w:val="bottom"/>
            <w:hideMark/>
          </w:tcPr>
          <w:p w14:paraId="5B8F7A42"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0.35872938</w:t>
            </w:r>
          </w:p>
        </w:tc>
      </w:tr>
      <w:tr w:rsidR="00930273" w:rsidRPr="00930273" w14:paraId="44FCCBB9" w14:textId="77777777" w:rsidTr="00930273">
        <w:trPr>
          <w:trHeight w:val="238"/>
          <w:jc w:val="center"/>
        </w:trPr>
        <w:tc>
          <w:tcPr>
            <w:tcW w:w="1418" w:type="dxa"/>
            <w:shd w:val="clear" w:color="auto" w:fill="D3D3D3"/>
            <w:noWrap/>
            <w:vAlign w:val="bottom"/>
            <w:hideMark/>
          </w:tcPr>
          <w:p w14:paraId="2D9F43C6" w14:textId="77777777" w:rsidR="00930273" w:rsidRPr="00930273" w:rsidRDefault="00930273" w:rsidP="00930273">
            <w:pPr>
              <w:widowControl/>
              <w:suppressAutoHyphens w:val="0"/>
              <w:spacing w:after="120"/>
              <w:rPr>
                <w:rFonts w:eastAsia="Times New Roman"/>
                <w:b/>
                <w:bCs/>
                <w:color w:val="000000"/>
                <w:sz w:val="20"/>
                <w:szCs w:val="20"/>
                <w:lang w:val="en-IE"/>
              </w:rPr>
            </w:pPr>
            <w:r w:rsidRPr="00930273">
              <w:rPr>
                <w:rFonts w:eastAsia="Times New Roman"/>
                <w:b/>
                <w:bCs/>
                <w:color w:val="000000"/>
                <w:sz w:val="20"/>
                <w:szCs w:val="20"/>
                <w:lang w:val="en-IE"/>
              </w:rPr>
              <w:t>Longitude</w:t>
            </w:r>
          </w:p>
        </w:tc>
        <w:tc>
          <w:tcPr>
            <w:tcW w:w="1418" w:type="dxa"/>
            <w:shd w:val="clear" w:color="auto" w:fill="auto"/>
            <w:noWrap/>
            <w:vAlign w:val="bottom"/>
            <w:hideMark/>
          </w:tcPr>
          <w:p w14:paraId="51F7D400"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0.61</w:t>
            </w:r>
          </w:p>
        </w:tc>
        <w:tc>
          <w:tcPr>
            <w:tcW w:w="1418" w:type="dxa"/>
            <w:shd w:val="clear" w:color="auto" w:fill="auto"/>
            <w:noWrap/>
            <w:vAlign w:val="bottom"/>
            <w:hideMark/>
          </w:tcPr>
          <w:p w14:paraId="2B8CF25F" w14:textId="77777777" w:rsidR="00930273" w:rsidRPr="00930273" w:rsidRDefault="00930273" w:rsidP="00930273">
            <w:pPr>
              <w:widowControl/>
              <w:suppressAutoHyphens w:val="0"/>
              <w:spacing w:after="120"/>
              <w:jc w:val="right"/>
              <w:rPr>
                <w:rFonts w:eastAsia="Times New Roman"/>
                <w:color w:val="000000"/>
                <w:lang w:val="en-IE"/>
              </w:rPr>
            </w:pPr>
            <w:r w:rsidRPr="00930273">
              <w:rPr>
                <w:rFonts w:eastAsia="Times New Roman"/>
                <w:color w:val="000000"/>
                <w:lang w:val="en-IE"/>
              </w:rPr>
              <w:t>0.0517</w:t>
            </w:r>
          </w:p>
        </w:tc>
        <w:tc>
          <w:tcPr>
            <w:tcW w:w="1418" w:type="dxa"/>
            <w:shd w:val="clear" w:color="auto" w:fill="auto"/>
            <w:noWrap/>
            <w:vAlign w:val="bottom"/>
            <w:hideMark/>
          </w:tcPr>
          <w:p w14:paraId="593AEF57" w14:textId="77777777" w:rsidR="00930273" w:rsidRPr="00930273" w:rsidRDefault="00930273" w:rsidP="00930273">
            <w:pPr>
              <w:widowControl/>
              <w:suppressAutoHyphens w:val="0"/>
              <w:spacing w:after="120"/>
              <w:jc w:val="right"/>
              <w:rPr>
                <w:rFonts w:eastAsia="Times New Roman"/>
                <w:color w:val="000000"/>
                <w:sz w:val="20"/>
                <w:szCs w:val="20"/>
                <w:lang w:val="en-IE"/>
              </w:rPr>
            </w:pPr>
            <w:r w:rsidRPr="00930273">
              <w:rPr>
                <w:rFonts w:eastAsia="Times New Roman"/>
                <w:color w:val="000000"/>
                <w:sz w:val="20"/>
                <w:szCs w:val="20"/>
                <w:lang w:val="en-IE"/>
              </w:rPr>
              <w:t>0.43027817</w:t>
            </w:r>
          </w:p>
        </w:tc>
      </w:tr>
    </w:tbl>
    <w:p w14:paraId="3120605C" w14:textId="3B27E176"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692544" behindDoc="0" locked="0" layoutInCell="1" allowOverlap="1" wp14:anchorId="11E0DDF6" wp14:editId="005A4CF9">
            <wp:simplePos x="0" y="0"/>
            <wp:positionH relativeFrom="column">
              <wp:posOffset>2853690</wp:posOffset>
            </wp:positionH>
            <wp:positionV relativeFrom="paragraph">
              <wp:posOffset>1063736</wp:posOffset>
            </wp:positionV>
            <wp:extent cx="2848610" cy="2848610"/>
            <wp:effectExtent l="0" t="0" r="0" b="0"/>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8610" cy="284861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noProof/>
          <w:lang w:val="en-GB"/>
        </w:rPr>
        <w:drawing>
          <wp:anchor distT="0" distB="0" distL="114300" distR="114300" simplePos="0" relativeHeight="251714048" behindDoc="0" locked="0" layoutInCell="1" allowOverlap="1" wp14:anchorId="4AC8BCA9" wp14:editId="41C4FEEB">
            <wp:simplePos x="0" y="0"/>
            <wp:positionH relativeFrom="column">
              <wp:posOffset>42</wp:posOffset>
            </wp:positionH>
            <wp:positionV relativeFrom="paragraph">
              <wp:posOffset>1068705</wp:posOffset>
            </wp:positionV>
            <wp:extent cx="2853690" cy="2853690"/>
            <wp:effectExtent l="0" t="0" r="3810" b="381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3690" cy="285369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The results for the multioutput Random Forest model in the table above look promising on the surface, with low </w:t>
      </w:r>
      <w:proofErr w:type="spellStart"/>
      <w:r w:rsidRPr="00930273">
        <w:rPr>
          <w:rFonts w:eastAsia="Times New Roman"/>
          <w:lang w:val="en-GB"/>
        </w:rPr>
        <w:t>MdAPE</w:t>
      </w:r>
      <w:proofErr w:type="spellEnd"/>
      <w:r w:rsidRPr="00930273">
        <w:rPr>
          <w:rFonts w:eastAsia="Times New Roman"/>
          <w:lang w:val="en-GB"/>
        </w:rPr>
        <w:t xml:space="preserve"> and MAE suggesting small error. However, when we put this in the context of a low variance target variable like </w:t>
      </w:r>
      <w:commentRangeStart w:id="69"/>
      <w:r w:rsidRPr="00930273">
        <w:rPr>
          <w:rFonts w:eastAsia="Times New Roman"/>
          <w:lang w:val="en-GB"/>
        </w:rPr>
        <w:t xml:space="preserve">latitude </w:t>
      </w:r>
      <w:proofErr w:type="spellStart"/>
      <w:r w:rsidRPr="00930273">
        <w:rPr>
          <w:rFonts w:eastAsia="Times New Roman"/>
          <w:lang w:val="en-GB"/>
        </w:rPr>
        <w:t>latitude</w:t>
      </w:r>
      <w:proofErr w:type="spellEnd"/>
      <w:r w:rsidRPr="00930273">
        <w:rPr>
          <w:rFonts w:eastAsia="Times New Roman"/>
          <w:lang w:val="en-GB"/>
        </w:rPr>
        <w:t xml:space="preserve"> these </w:t>
      </w:r>
      <w:commentRangeEnd w:id="69"/>
      <w:r w:rsidR="009049B0">
        <w:rPr>
          <w:rStyle w:val="CommentReference"/>
        </w:rPr>
        <w:commentReference w:id="69"/>
      </w:r>
      <w:r w:rsidRPr="00930273">
        <w:rPr>
          <w:rFonts w:eastAsia="Times New Roman"/>
          <w:lang w:val="en-GB"/>
        </w:rPr>
        <w:t>are large errors that could place the property kilometres away from its actual location. Visualising the output with scatterplots offers a true reflection on the accuracy of the model.</w:t>
      </w:r>
    </w:p>
    <w:p w14:paraId="421D6F55" w14:textId="1E6D8B05"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u w:val="single"/>
          <w:lang w:val="en-GB"/>
        </w:rPr>
        <w:drawing>
          <wp:anchor distT="0" distB="0" distL="114300" distR="114300" simplePos="0" relativeHeight="251649536" behindDoc="0" locked="0" layoutInCell="1" allowOverlap="1" wp14:anchorId="53262C28" wp14:editId="75960063">
            <wp:simplePos x="0" y="0"/>
            <wp:positionH relativeFrom="column">
              <wp:posOffset>2731135</wp:posOffset>
            </wp:positionH>
            <wp:positionV relativeFrom="paragraph">
              <wp:posOffset>3567311</wp:posOffset>
            </wp:positionV>
            <wp:extent cx="3061970" cy="2573655"/>
            <wp:effectExtent l="0" t="0" r="0" b="4445"/>
            <wp:wrapTopAndBottom/>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61970" cy="2573655"/>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noProof/>
          <w:u w:val="single"/>
          <w:lang w:val="en-GB"/>
        </w:rPr>
        <w:drawing>
          <wp:anchor distT="0" distB="0" distL="114300" distR="114300" simplePos="0" relativeHeight="251671040" behindDoc="0" locked="0" layoutInCell="1" allowOverlap="1" wp14:anchorId="07475FE5" wp14:editId="7077E228">
            <wp:simplePos x="0" y="0"/>
            <wp:positionH relativeFrom="column">
              <wp:posOffset>-227330</wp:posOffset>
            </wp:positionH>
            <wp:positionV relativeFrom="paragraph">
              <wp:posOffset>3584680</wp:posOffset>
            </wp:positionV>
            <wp:extent cx="2959735" cy="2553970"/>
            <wp:effectExtent l="0" t="0" r="0" b="0"/>
            <wp:wrapTopAndBottom/>
            <wp:docPr id="19" name="Picture 1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 Exce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59735" cy="255397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lang w:val="en-GB"/>
        </w:rPr>
        <w:t xml:space="preserve">From the above plots we can see that the model is a poor fit for both outputs as datapoints deviate from the line of best fit. This is supported by the R-squared values for both latitude and longitude. </w:t>
      </w:r>
    </w:p>
    <w:p w14:paraId="7E44D569" w14:textId="6A5D7565"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Importance of Variables (Regression Approach)</w:t>
      </w:r>
    </w:p>
    <w:p w14:paraId="31BC0C9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We can see that both outputs have differing variables of importance. Price features prominently in both as we might expect given its relationship to locational variables shown in the previous models. Again, we see that </w:t>
      </w:r>
      <w:proofErr w:type="spellStart"/>
      <w:r w:rsidRPr="00930273">
        <w:rPr>
          <w:rFonts w:eastAsia="Times New Roman"/>
          <w:lang w:val="en-GB"/>
        </w:rPr>
        <w:t>L_luas</w:t>
      </w:r>
      <w:proofErr w:type="spellEnd"/>
      <w:r w:rsidRPr="00930273">
        <w:rPr>
          <w:rFonts w:eastAsia="Times New Roman"/>
          <w:lang w:val="en-GB"/>
        </w:rPr>
        <w:t xml:space="preserve"> and </w:t>
      </w:r>
      <w:proofErr w:type="spellStart"/>
      <w:r w:rsidRPr="00930273">
        <w:rPr>
          <w:rFonts w:eastAsia="Times New Roman"/>
          <w:lang w:val="en-GB"/>
        </w:rPr>
        <w:t>L_city</w:t>
      </w:r>
      <w:proofErr w:type="spellEnd"/>
      <w:r w:rsidRPr="00930273">
        <w:rPr>
          <w:rFonts w:eastAsia="Times New Roman"/>
          <w:lang w:val="en-GB"/>
        </w:rPr>
        <w:t xml:space="preserve"> centre are important predictors of both latitude and longitude. The variables derived from the unstructured descriptions are of greater importance in this model similar to the cluster approach. This further supports the conclusion that descriptions are more useful in location prediction than price prediction. </w:t>
      </w:r>
    </w:p>
    <w:p w14:paraId="163ACE0D" w14:textId="45657026" w:rsidR="00930273" w:rsidRPr="00930273" w:rsidRDefault="00930273" w:rsidP="00F21B3B">
      <w:pPr>
        <w:pStyle w:val="Heading1"/>
        <w:ind w:hanging="567"/>
        <w:rPr>
          <w:lang w:val="en-GB"/>
        </w:rPr>
      </w:pPr>
      <w:bookmarkStart w:id="70" w:name="_Toc100575580"/>
      <w:bookmarkStart w:id="71" w:name="_Toc100578346"/>
      <w:bookmarkStart w:id="72" w:name="_Toc100578830"/>
      <w:r w:rsidRPr="00930273">
        <w:rPr>
          <w:lang w:val="en-GB"/>
        </w:rPr>
        <w:t xml:space="preserve">6 </w:t>
      </w:r>
      <w:r w:rsidR="00F21B3B">
        <w:rPr>
          <w:lang w:val="en-GB"/>
        </w:rPr>
        <w:tab/>
      </w:r>
      <w:r w:rsidRPr="00930273">
        <w:rPr>
          <w:lang w:val="en-GB"/>
        </w:rPr>
        <w:t>LIMITATIONS AND FURTHER WORK</w:t>
      </w:r>
      <w:bookmarkEnd w:id="70"/>
      <w:bookmarkEnd w:id="71"/>
      <w:bookmarkEnd w:id="72"/>
    </w:p>
    <w:p w14:paraId="68FF851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 xml:space="preserve">This chapter outlines any obstacles encountered while working on the project and lists some areas for potential further research. </w:t>
      </w:r>
    </w:p>
    <w:p w14:paraId="2DA292D0" w14:textId="5F8C325A" w:rsidR="00930273" w:rsidRPr="00D55EBB" w:rsidRDefault="00930273" w:rsidP="00F21B3B">
      <w:pPr>
        <w:pStyle w:val="Heading2"/>
        <w:ind w:hanging="567"/>
      </w:pPr>
      <w:bookmarkStart w:id="73" w:name="_Toc100578347"/>
      <w:bookmarkStart w:id="74" w:name="_Toc100578831"/>
      <w:r w:rsidRPr="00D55EBB">
        <w:t xml:space="preserve">6.1 </w:t>
      </w:r>
      <w:r w:rsidR="00F21B3B">
        <w:tab/>
      </w:r>
      <w:r w:rsidRPr="00D55EBB">
        <w:t>Limitations</w:t>
      </w:r>
      <w:bookmarkEnd w:id="73"/>
      <w:bookmarkEnd w:id="74"/>
    </w:p>
    <w:p w14:paraId="50E6F0E8"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 xml:space="preserve">Quantity of Data </w:t>
      </w:r>
    </w:p>
    <w:p w14:paraId="46B4C8BA" w14:textId="78C42698"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As explained throughout the project</w:t>
      </w:r>
      <w:ins w:id="75" w:author="Mary Williams" w:date="2022-04-11T22:41:00Z">
        <w:r w:rsidR="009049B0">
          <w:rPr>
            <w:rFonts w:eastAsia="Times New Roman"/>
            <w:lang w:val="en-GB"/>
          </w:rPr>
          <w:t>,</w:t>
        </w:r>
      </w:ins>
      <w:r w:rsidRPr="00930273">
        <w:rPr>
          <w:rFonts w:eastAsia="Times New Roman"/>
          <w:lang w:val="en-GB"/>
        </w:rPr>
        <w:t xml:space="preserve"> the accuracy of the predictive models was somewhat constrained by the quantity of data available to train the models. As seen in Nguyen and Crips (2011) ANN accuracy increased as the dataset was increased, we would expect the same results with properly tuned hedonic and ensemble methods. The pricing model was less adversely affected as compared to the locational classification task, certainly in the creation of a commercial product much more data would be required to produce acceptable accuracy in location prediction.  </w:t>
      </w:r>
    </w:p>
    <w:p w14:paraId="2085563F"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Computing Power</w:t>
      </w:r>
    </w:p>
    <w:p w14:paraId="364A7E16" w14:textId="40603CE2"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In the project brief and terms of reference</w:t>
      </w:r>
      <w:ins w:id="76" w:author="Mary Williams" w:date="2022-04-11T22:42:00Z">
        <w:r w:rsidR="009049B0">
          <w:rPr>
            <w:rFonts w:eastAsia="Times New Roman"/>
            <w:lang w:val="en-GB"/>
          </w:rPr>
          <w:t>,</w:t>
        </w:r>
      </w:ins>
      <w:r w:rsidRPr="00930273">
        <w:rPr>
          <w:rFonts w:eastAsia="Times New Roman"/>
          <w:lang w:val="en-GB"/>
        </w:rPr>
        <w:t xml:space="preserve"> images are listed as a predictive feature to be used in the modelling of price and location. In practice</w:t>
      </w:r>
      <w:ins w:id="77" w:author="Mary Williams" w:date="2022-04-11T22:42:00Z">
        <w:r w:rsidR="009049B0">
          <w:rPr>
            <w:rFonts w:eastAsia="Times New Roman"/>
            <w:lang w:val="en-GB"/>
          </w:rPr>
          <w:t>,</w:t>
        </w:r>
      </w:ins>
      <w:r w:rsidRPr="00930273">
        <w:rPr>
          <w:rFonts w:eastAsia="Times New Roman"/>
          <w:lang w:val="en-GB"/>
        </w:rPr>
        <w:t xml:space="preserve"> the ability to use image features was limited by the computing power of the personal computer used to create the models. As a result, images are ignored as predictive features. The use of advanced modelling techniques such as ANN and high-granularity hyper-tuning of ensemble methods was also limited due to insufficient computing power </w:t>
      </w:r>
    </w:p>
    <w:p w14:paraId="62D3EB9B" w14:textId="20748AA7" w:rsidR="00930273" w:rsidRPr="00D55EBB" w:rsidRDefault="00930273" w:rsidP="00F21B3B">
      <w:pPr>
        <w:pStyle w:val="Heading2"/>
        <w:ind w:hanging="851"/>
      </w:pPr>
      <w:bookmarkStart w:id="78" w:name="_Toc100578348"/>
      <w:bookmarkStart w:id="79" w:name="_Toc100578832"/>
      <w:r w:rsidRPr="00D55EBB">
        <w:t xml:space="preserve">6.2 </w:t>
      </w:r>
      <w:r w:rsidR="00F21B3B">
        <w:tab/>
      </w:r>
      <w:r w:rsidRPr="00D55EBB">
        <w:t>Further Work</w:t>
      </w:r>
      <w:bookmarkEnd w:id="78"/>
      <w:bookmarkEnd w:id="79"/>
    </w:p>
    <w:p w14:paraId="77027C70"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Date of Sale Predictor Variable</w:t>
      </w:r>
    </w:p>
    <w:p w14:paraId="356CBA71"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lang w:val="en-GB"/>
        </w:rPr>
        <w:t xml:space="preserve">There are no variables in the dataset that indicate the date of sale of any properties. This limits the practical use of the models trained as they are static and incapable of accounting for property market trends. An interesting area of further work would be to assess whether a date of sale variable would significantly improve prediction accuracy and where in the feature importance rankings it might lie. </w:t>
      </w:r>
    </w:p>
    <w:p w14:paraId="27394E4E" w14:textId="77777777" w:rsidR="00930273" w:rsidRPr="00930273" w:rsidRDefault="00930273" w:rsidP="00930273">
      <w:pPr>
        <w:widowControl/>
        <w:suppressAutoHyphens w:val="0"/>
        <w:spacing w:after="200" w:line="276" w:lineRule="auto"/>
        <w:jc w:val="both"/>
        <w:rPr>
          <w:rFonts w:eastAsia="Times New Roman"/>
          <w:u w:val="single"/>
          <w:lang w:val="en-GB"/>
        </w:rPr>
      </w:pPr>
      <w:r w:rsidRPr="00930273">
        <w:rPr>
          <w:rFonts w:eastAsia="Times New Roman"/>
          <w:u w:val="single"/>
          <w:lang w:val="en-GB"/>
        </w:rPr>
        <w:t>Fine-Tuning</w:t>
      </w:r>
    </w:p>
    <w:p w14:paraId="5C7DC43A" w14:textId="56E914D1" w:rsidR="00930273" w:rsidRPr="00930273" w:rsidRDefault="00930273" w:rsidP="00930273">
      <w:pPr>
        <w:widowControl/>
        <w:suppressAutoHyphens w:val="0"/>
        <w:spacing w:after="200" w:line="276" w:lineRule="auto"/>
        <w:jc w:val="both"/>
        <w:rPr>
          <w:rFonts w:eastAsia="Times New Roman"/>
          <w:sz w:val="20"/>
          <w:szCs w:val="20"/>
          <w:lang w:val="en-GB"/>
        </w:rPr>
      </w:pPr>
      <w:r w:rsidRPr="00930273">
        <w:rPr>
          <w:rFonts w:eastAsia="Times New Roman"/>
          <w:lang w:val="en-GB"/>
        </w:rPr>
        <w:t>When extracting the important words and features from the description and features variable arbitrary ranges were selected. Words that occurred in 30-60% of the descriptions were selected. When splitting the price model training data into subsets</w:t>
      </w:r>
      <w:ins w:id="80" w:author="Mary Williams" w:date="2022-04-11T22:43:00Z">
        <w:r w:rsidR="009049B0">
          <w:rPr>
            <w:rFonts w:eastAsia="Times New Roman"/>
            <w:lang w:val="en-GB"/>
          </w:rPr>
          <w:t>,</w:t>
        </w:r>
      </w:ins>
      <w:r w:rsidRPr="00930273">
        <w:rPr>
          <w:rFonts w:eastAsia="Times New Roman"/>
          <w:lang w:val="en-GB"/>
        </w:rPr>
        <w:t xml:space="preserve"> the top and bottom 25% priced properties were selected. When splitting the training and testing data an 80:20 ratio was taken. In each of these cases these numbers were selected heuristically based on prior knowledge. Further work could be conducted to scientifically fine-tune th</w:t>
      </w:r>
      <w:ins w:id="81" w:author="Mary Williams" w:date="2022-04-11T22:43:00Z">
        <w:r w:rsidR="009049B0">
          <w:rPr>
            <w:rFonts w:eastAsia="Times New Roman"/>
            <w:lang w:val="en-GB"/>
          </w:rPr>
          <w:t>ese</w:t>
        </w:r>
      </w:ins>
      <w:del w:id="82" w:author="Mary Williams" w:date="2022-04-11T22:43:00Z">
        <w:r w:rsidRPr="00930273" w:rsidDel="009049B0">
          <w:rPr>
            <w:rFonts w:eastAsia="Times New Roman"/>
            <w:lang w:val="en-GB"/>
          </w:rPr>
          <w:delText>is</w:delText>
        </w:r>
      </w:del>
      <w:r w:rsidRPr="00930273">
        <w:rPr>
          <w:rFonts w:eastAsia="Times New Roman"/>
          <w:lang w:val="en-GB"/>
        </w:rPr>
        <w:t xml:space="preserve"> figures and optimise the modelling process and assess its impact on the predictive accuracy of all models. </w:t>
      </w:r>
    </w:p>
    <w:p w14:paraId="5FDDC042"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p>
    <w:p w14:paraId="59257FFD"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br w:type="page"/>
      </w:r>
    </w:p>
    <w:p w14:paraId="0EABE8DA" w14:textId="77777777" w:rsidR="00930273" w:rsidRPr="00930273" w:rsidRDefault="00930273" w:rsidP="00930273">
      <w:pPr>
        <w:widowControl/>
        <w:suppressAutoHyphens w:val="0"/>
        <w:spacing w:before="300" w:after="40" w:line="276" w:lineRule="auto"/>
        <w:jc w:val="center"/>
        <w:outlineLvl w:val="0"/>
        <w:rPr>
          <w:rFonts w:eastAsia="Times New Roman"/>
          <w:b/>
          <w:bCs/>
          <w:smallCaps/>
          <w:spacing w:val="5"/>
          <w:sz w:val="24"/>
          <w:szCs w:val="24"/>
          <w:lang w:val="en-IE"/>
        </w:rPr>
      </w:pPr>
      <w:bookmarkStart w:id="83" w:name="_Toc100575581"/>
      <w:bookmarkStart w:id="84" w:name="_Toc100576970"/>
      <w:bookmarkStart w:id="85" w:name="_Toc100578349"/>
      <w:bookmarkStart w:id="86" w:name="_Toc100578833"/>
      <w:r w:rsidRPr="00930273">
        <w:rPr>
          <w:rFonts w:eastAsia="Times New Roman"/>
          <w:b/>
          <w:bCs/>
          <w:smallCaps/>
          <w:spacing w:val="5"/>
          <w:sz w:val="24"/>
          <w:szCs w:val="24"/>
          <w:lang w:val="en-IE"/>
        </w:rPr>
        <w:t>APPENDICES</w:t>
      </w:r>
      <w:bookmarkEnd w:id="83"/>
      <w:bookmarkEnd w:id="84"/>
      <w:bookmarkEnd w:id="85"/>
      <w:bookmarkEnd w:id="86"/>
    </w:p>
    <w:p w14:paraId="7410A1CC"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IE"/>
        </w:rPr>
      </w:pPr>
      <w:r w:rsidRPr="00930273">
        <w:rPr>
          <w:rFonts w:ascii="Calibri" w:eastAsia="Times New Roman" w:hAnsi="Calibri" w:cs="Times New Roman"/>
          <w:sz w:val="20"/>
          <w:szCs w:val="20"/>
          <w:lang w:val="en-IE"/>
        </w:rPr>
        <w:t xml:space="preserve">Appendix A: Description of variables in the dataset. </w:t>
      </w:r>
    </w:p>
    <w:p w14:paraId="3D1C0E90"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noProof/>
          <w:sz w:val="20"/>
          <w:szCs w:val="20"/>
          <w:lang w:val="en-GB"/>
        </w:rPr>
        <w:drawing>
          <wp:anchor distT="0" distB="0" distL="114300" distR="114300" simplePos="0" relativeHeight="251721216" behindDoc="0" locked="0" layoutInCell="1" allowOverlap="1" wp14:anchorId="412763F6" wp14:editId="1F32BC25">
            <wp:simplePos x="0" y="0"/>
            <wp:positionH relativeFrom="column">
              <wp:posOffset>0</wp:posOffset>
            </wp:positionH>
            <wp:positionV relativeFrom="paragraph">
              <wp:posOffset>-3810</wp:posOffset>
            </wp:positionV>
            <wp:extent cx="5731510" cy="3953510"/>
            <wp:effectExtent l="0" t="0" r="0" b="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14:sizeRelH relativeFrom="page">
              <wp14:pctWidth>0</wp14:pctWidth>
            </wp14:sizeRelH>
            <wp14:sizeRelV relativeFrom="page">
              <wp14:pctHeight>0</wp14:pctHeight>
            </wp14:sizeRelV>
          </wp:anchor>
        </w:drawing>
      </w:r>
    </w:p>
    <w:p w14:paraId="78678319"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sz w:val="20"/>
          <w:szCs w:val="20"/>
          <w:lang w:val="en-GB"/>
        </w:rPr>
        <w:br w:type="page"/>
      </w:r>
    </w:p>
    <w:p w14:paraId="361D5FA7"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sz w:val="20"/>
          <w:szCs w:val="20"/>
          <w:lang w:val="en-GB"/>
        </w:rPr>
        <w:t xml:space="preserve">Appendix B: Completeness of each variable. </w:t>
      </w:r>
    </w:p>
    <w:p w14:paraId="1FEB5007"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noProof/>
          <w:sz w:val="20"/>
          <w:szCs w:val="20"/>
          <w:lang w:val="en-GB"/>
        </w:rPr>
        <w:drawing>
          <wp:anchor distT="0" distB="0" distL="114300" distR="114300" simplePos="0" relativeHeight="251720192" behindDoc="0" locked="0" layoutInCell="1" allowOverlap="1" wp14:anchorId="7868A0DE" wp14:editId="60F06526">
            <wp:simplePos x="0" y="0"/>
            <wp:positionH relativeFrom="column">
              <wp:posOffset>1332865</wp:posOffset>
            </wp:positionH>
            <wp:positionV relativeFrom="paragraph">
              <wp:posOffset>0</wp:posOffset>
            </wp:positionV>
            <wp:extent cx="3065929" cy="3008755"/>
            <wp:effectExtent l="0" t="0" r="0" b="127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5929" cy="3008755"/>
                    </a:xfrm>
                    <a:prstGeom prst="rect">
                      <a:avLst/>
                    </a:prstGeom>
                  </pic:spPr>
                </pic:pic>
              </a:graphicData>
            </a:graphic>
            <wp14:sizeRelH relativeFrom="page">
              <wp14:pctWidth>0</wp14:pctWidth>
            </wp14:sizeRelH>
            <wp14:sizeRelV relativeFrom="page">
              <wp14:pctHeight>0</wp14:pctHeight>
            </wp14:sizeRelV>
          </wp:anchor>
        </w:drawing>
      </w:r>
    </w:p>
    <w:p w14:paraId="2169E586"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eastAsia="Times New Roman"/>
          <w:noProof/>
          <w:lang w:val="en-GB"/>
        </w:rPr>
        <w:drawing>
          <wp:anchor distT="0" distB="0" distL="114300" distR="114300" simplePos="0" relativeHeight="251742720" behindDoc="0" locked="0" layoutInCell="1" allowOverlap="1" wp14:anchorId="0165506E" wp14:editId="26CB3579">
            <wp:simplePos x="0" y="0"/>
            <wp:positionH relativeFrom="margin">
              <wp:align>center</wp:align>
            </wp:positionH>
            <wp:positionV relativeFrom="paragraph">
              <wp:posOffset>345440</wp:posOffset>
            </wp:positionV>
            <wp:extent cx="5380990" cy="3672205"/>
            <wp:effectExtent l="12700" t="12700" r="16510" b="10795"/>
            <wp:wrapTopAndBottom/>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80990" cy="3672205"/>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930273">
        <w:rPr>
          <w:rFonts w:ascii="Calibri" w:eastAsia="Times New Roman" w:hAnsi="Calibri" w:cs="Times New Roman"/>
          <w:sz w:val="20"/>
          <w:szCs w:val="20"/>
          <w:lang w:val="en-GB"/>
        </w:rPr>
        <w:t>Appendix B.2: Missingness Pattern Heatmap</w:t>
      </w:r>
    </w:p>
    <w:p w14:paraId="76971C5E"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GB"/>
        </w:rPr>
      </w:pPr>
      <w:r w:rsidRPr="00930273">
        <w:rPr>
          <w:rFonts w:ascii="Calibri" w:eastAsia="Times New Roman" w:hAnsi="Calibri" w:cs="Times New Roman"/>
          <w:sz w:val="20"/>
          <w:szCs w:val="20"/>
          <w:lang w:val="en-GB"/>
        </w:rPr>
        <w:br w:type="page"/>
      </w:r>
    </w:p>
    <w:p w14:paraId="1E28486C"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IE"/>
        </w:rPr>
      </w:pPr>
      <w:r w:rsidRPr="00930273">
        <w:rPr>
          <w:rFonts w:ascii="Calibri" w:eastAsia="Times New Roman" w:hAnsi="Calibri" w:cs="Times New Roman"/>
          <w:sz w:val="20"/>
          <w:szCs w:val="20"/>
          <w:lang w:val="en-IE"/>
        </w:rPr>
        <w:t xml:space="preserve">Appendix C: </w:t>
      </w:r>
    </w:p>
    <w:p w14:paraId="0A6F1DE5" w14:textId="77777777" w:rsidR="00930273" w:rsidRPr="00930273" w:rsidRDefault="00930273" w:rsidP="00930273">
      <w:pPr>
        <w:widowControl/>
        <w:suppressAutoHyphens w:val="0"/>
        <w:spacing w:after="200" w:line="276" w:lineRule="auto"/>
        <w:jc w:val="both"/>
        <w:rPr>
          <w:rFonts w:ascii="Calibri" w:eastAsia="Times New Roman" w:hAnsi="Calibri" w:cs="Times New Roman"/>
          <w:sz w:val="20"/>
          <w:szCs w:val="20"/>
          <w:lang w:val="en-IE"/>
        </w:rPr>
      </w:pPr>
      <w:r w:rsidRPr="00930273">
        <w:rPr>
          <w:rFonts w:ascii="Calibri" w:eastAsia="Times New Roman" w:hAnsi="Calibri" w:cs="Times New Roman"/>
          <w:sz w:val="20"/>
          <w:szCs w:val="20"/>
          <w:lang w:val="en-IE"/>
        </w:rPr>
        <w:t xml:space="preserve">C.1.: Correlation Matrix for Numeric Variables. </w:t>
      </w:r>
    </w:p>
    <w:p w14:paraId="63DA98AE" w14:textId="77777777"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ascii="Calibri" w:eastAsia="Times New Roman" w:hAnsi="Calibri" w:cs="Times New Roman"/>
          <w:noProof/>
          <w:sz w:val="20"/>
          <w:szCs w:val="20"/>
          <w:lang w:val="en-IE"/>
        </w:rPr>
        <w:drawing>
          <wp:anchor distT="0" distB="0" distL="114300" distR="114300" simplePos="0" relativeHeight="251722240" behindDoc="0" locked="0" layoutInCell="1" allowOverlap="1" wp14:anchorId="5CCF2E8F" wp14:editId="133A13DC">
            <wp:simplePos x="0" y="0"/>
            <wp:positionH relativeFrom="column">
              <wp:posOffset>215265</wp:posOffset>
            </wp:positionH>
            <wp:positionV relativeFrom="paragraph">
              <wp:posOffset>0</wp:posOffset>
            </wp:positionV>
            <wp:extent cx="5300663" cy="4493025"/>
            <wp:effectExtent l="0" t="0" r="0" b="3175"/>
            <wp:wrapTopAndBottom/>
            <wp:docPr id="23" name="Picture 23"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treemap chart&#10;&#10;Description automatically generated"/>
                    <pic:cNvPicPr/>
                  </pic:nvPicPr>
                  <pic:blipFill rotWithShape="1">
                    <a:blip r:embed="rId30">
                      <a:extLst>
                        <a:ext uri="{28A0092B-C50C-407E-A947-70E740481C1C}">
                          <a14:useLocalDpi xmlns:a14="http://schemas.microsoft.com/office/drawing/2010/main" val="0"/>
                        </a:ext>
                      </a:extLst>
                    </a:blip>
                    <a:srcRect l="6556" t="6283" r="11707" b="7116"/>
                    <a:stretch/>
                  </pic:blipFill>
                  <pic:spPr bwMode="auto">
                    <a:xfrm>
                      <a:off x="0" y="0"/>
                      <a:ext cx="5300663" cy="4493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2037C8" w14:textId="77777777"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eastAsia="Times New Roman"/>
          <w:noProof/>
          <w:lang w:val="en-GB"/>
        </w:rPr>
        <w:drawing>
          <wp:anchor distT="0" distB="0" distL="114300" distR="114300" simplePos="0" relativeHeight="251723264" behindDoc="0" locked="0" layoutInCell="1" allowOverlap="1" wp14:anchorId="361889EF" wp14:editId="66705357">
            <wp:simplePos x="0" y="0"/>
            <wp:positionH relativeFrom="column">
              <wp:posOffset>1497965</wp:posOffset>
            </wp:positionH>
            <wp:positionV relativeFrom="paragraph">
              <wp:posOffset>267335</wp:posOffset>
            </wp:positionV>
            <wp:extent cx="2621756" cy="1789569"/>
            <wp:effectExtent l="0" t="0" r="0" b="1270"/>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621756" cy="1789569"/>
                    </a:xfrm>
                    <a:prstGeom prst="rect">
                      <a:avLst/>
                    </a:prstGeom>
                  </pic:spPr>
                </pic:pic>
              </a:graphicData>
            </a:graphic>
            <wp14:sizeRelH relativeFrom="page">
              <wp14:pctWidth>0</wp14:pctWidth>
            </wp14:sizeRelH>
            <wp14:sizeRelV relativeFrom="page">
              <wp14:pctHeight>0</wp14:pctHeight>
            </wp14:sizeRelV>
          </wp:anchor>
        </w:drawing>
      </w:r>
      <w:r w:rsidRPr="00930273">
        <w:rPr>
          <w:rFonts w:ascii="Calibri" w:eastAsia="Times New Roman" w:hAnsi="Calibri" w:cs="Times New Roman"/>
          <w:sz w:val="20"/>
          <w:szCs w:val="20"/>
          <w:lang w:val="en-IE"/>
        </w:rPr>
        <w:t xml:space="preserve">C.2.: Variance Inflation Factors for Numeric Variables. </w:t>
      </w:r>
    </w:p>
    <w:p w14:paraId="7308D50F" w14:textId="77777777" w:rsidR="00930273" w:rsidRPr="00930273" w:rsidRDefault="00930273" w:rsidP="00930273">
      <w:pPr>
        <w:widowControl/>
        <w:suppressAutoHyphens w:val="0"/>
        <w:rPr>
          <w:rFonts w:ascii="Calibri" w:eastAsia="Times New Roman" w:hAnsi="Calibri" w:cs="Times New Roman"/>
          <w:sz w:val="20"/>
          <w:szCs w:val="20"/>
          <w:lang w:val="en-IE"/>
        </w:rPr>
      </w:pPr>
    </w:p>
    <w:p w14:paraId="34E2A5BF" w14:textId="77777777"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ascii="Calibri" w:eastAsia="Times New Roman" w:hAnsi="Calibri" w:cs="Times New Roman"/>
          <w:sz w:val="20"/>
          <w:szCs w:val="20"/>
          <w:lang w:val="en-IE"/>
        </w:rPr>
        <w:br w:type="page"/>
      </w:r>
    </w:p>
    <w:p w14:paraId="75FD6F9E" w14:textId="77777777" w:rsidR="00930273" w:rsidRPr="00930273" w:rsidRDefault="00930273" w:rsidP="00930273">
      <w:pPr>
        <w:widowControl/>
        <w:suppressAutoHyphens w:val="0"/>
        <w:rPr>
          <w:rFonts w:ascii="Calibri" w:eastAsia="Times New Roman" w:hAnsi="Calibri" w:cs="Times New Roman"/>
          <w:sz w:val="20"/>
          <w:szCs w:val="20"/>
          <w:lang w:val="en-IE"/>
        </w:rPr>
      </w:pPr>
      <w:r w:rsidRPr="00930273">
        <w:rPr>
          <w:rFonts w:ascii="Calibri" w:eastAsia="Times New Roman" w:hAnsi="Calibri" w:cs="Times New Roman"/>
          <w:sz w:val="20"/>
          <w:szCs w:val="20"/>
          <w:lang w:val="en-IE"/>
        </w:rPr>
        <w:t xml:space="preserve">C.3.: Strength of Association Matrix for All Variables. </w:t>
      </w:r>
    </w:p>
    <w:p w14:paraId="16AFFB6F" w14:textId="77777777" w:rsidR="00930273" w:rsidRPr="00930273" w:rsidRDefault="00930273" w:rsidP="00930273">
      <w:pPr>
        <w:widowControl/>
        <w:suppressAutoHyphens w:val="0"/>
        <w:rPr>
          <w:rFonts w:ascii="Calibri" w:eastAsia="Times New Roman" w:hAnsi="Calibri" w:cs="Times New Roman"/>
          <w:sz w:val="20"/>
          <w:szCs w:val="20"/>
          <w:lang w:val="en-IE"/>
        </w:rPr>
      </w:pPr>
    </w:p>
    <w:p w14:paraId="784D8EB0"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7E3A0F50" wp14:editId="146A60AF">
            <wp:extent cx="5731510" cy="5408295"/>
            <wp:effectExtent l="0" t="0" r="0" b="190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08295"/>
                    </a:xfrm>
                    <a:prstGeom prst="rect">
                      <a:avLst/>
                    </a:prstGeom>
                  </pic:spPr>
                </pic:pic>
              </a:graphicData>
            </a:graphic>
          </wp:inline>
        </w:drawing>
      </w:r>
    </w:p>
    <w:p w14:paraId="5267ED13" w14:textId="77777777" w:rsidR="00930273" w:rsidRPr="00930273" w:rsidRDefault="00930273" w:rsidP="00930273">
      <w:pPr>
        <w:widowControl/>
        <w:suppressAutoHyphens w:val="0"/>
        <w:rPr>
          <w:rFonts w:eastAsia="Times New Roman"/>
          <w:lang w:val="en-GB"/>
        </w:rPr>
      </w:pPr>
      <w:r w:rsidRPr="00930273">
        <w:rPr>
          <w:rFonts w:eastAsia="Times New Roman"/>
          <w:lang w:val="en-GB"/>
        </w:rPr>
        <w:br w:type="page"/>
      </w:r>
    </w:p>
    <w:p w14:paraId="77FEC48C"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anchor distT="0" distB="0" distL="114300" distR="114300" simplePos="0" relativeHeight="251724288" behindDoc="0" locked="0" layoutInCell="1" allowOverlap="1" wp14:anchorId="500BCD59" wp14:editId="6FD1BCE0">
            <wp:simplePos x="0" y="0"/>
            <wp:positionH relativeFrom="column">
              <wp:posOffset>-200025</wp:posOffset>
            </wp:positionH>
            <wp:positionV relativeFrom="paragraph">
              <wp:posOffset>363220</wp:posOffset>
            </wp:positionV>
            <wp:extent cx="6265545" cy="4090670"/>
            <wp:effectExtent l="0" t="0" r="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265545" cy="409067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lang w:val="en-GB"/>
        </w:rPr>
        <w:t>Appendix D: Distributions of numeric variables</w:t>
      </w:r>
    </w:p>
    <w:p w14:paraId="03C7161D" w14:textId="77777777" w:rsidR="00930273" w:rsidRPr="00930273" w:rsidRDefault="00930273" w:rsidP="00930273">
      <w:pPr>
        <w:widowControl/>
        <w:suppressAutoHyphens w:val="0"/>
        <w:spacing w:after="200" w:line="276" w:lineRule="auto"/>
        <w:jc w:val="both"/>
        <w:rPr>
          <w:rFonts w:eastAsia="Times New Roman"/>
          <w:lang w:val="en-GB"/>
        </w:rPr>
      </w:pPr>
    </w:p>
    <w:p w14:paraId="07A815B4"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lang w:val="en-GB"/>
        </w:rPr>
        <w:t>Appendix E: Price Distribution vs. Log Price Distribution</w:t>
      </w:r>
    </w:p>
    <w:p w14:paraId="56555296" w14:textId="77777777" w:rsidR="00930273" w:rsidRPr="00930273" w:rsidRDefault="00930273" w:rsidP="00930273">
      <w:pPr>
        <w:widowControl/>
        <w:suppressAutoHyphens w:val="0"/>
        <w:spacing w:after="200" w:line="276" w:lineRule="auto"/>
        <w:jc w:val="both"/>
        <w:rPr>
          <w:rFonts w:eastAsia="Times New Roman"/>
          <w:lang w:val="en-GB"/>
        </w:rPr>
      </w:pPr>
      <w:r w:rsidRPr="00930273">
        <w:rPr>
          <w:rFonts w:eastAsia="Times New Roman"/>
          <w:noProof/>
          <w:lang w:val="en-GB"/>
        </w:rPr>
        <w:drawing>
          <wp:inline distT="0" distB="0" distL="0" distR="0" wp14:anchorId="5C47CCA4" wp14:editId="4982A5BD">
            <wp:extent cx="5731510" cy="2996565"/>
            <wp:effectExtent l="0" t="0" r="0"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224E272D" w14:textId="77777777" w:rsidR="00930273" w:rsidRPr="00930273" w:rsidRDefault="00930273" w:rsidP="00930273">
      <w:pPr>
        <w:widowControl/>
        <w:suppressAutoHyphens w:val="0"/>
        <w:spacing w:after="200" w:line="276" w:lineRule="auto"/>
        <w:jc w:val="both"/>
        <w:rPr>
          <w:rFonts w:eastAsia="Times New Roman"/>
          <w:lang w:val="en-GB"/>
        </w:rPr>
      </w:pPr>
    </w:p>
    <w:p w14:paraId="2B41A54B"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b/>
          <w:bCs/>
          <w:lang w:val="en-GB"/>
        </w:rPr>
        <w:br w:type="page"/>
      </w:r>
    </w:p>
    <w:p w14:paraId="106EEDB7"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b/>
          <w:bCs/>
          <w:lang w:val="en-GB"/>
        </w:rPr>
        <w:t>APPENDIX F: Extracted Keywords</w:t>
      </w:r>
    </w:p>
    <w:tbl>
      <w:tblPr>
        <w:tblStyle w:val="TableGrid"/>
        <w:tblW w:w="0" w:type="auto"/>
        <w:tblLook w:val="04A0" w:firstRow="1" w:lastRow="0" w:firstColumn="1" w:lastColumn="0" w:noHBand="0" w:noVBand="1"/>
      </w:tblPr>
      <w:tblGrid>
        <w:gridCol w:w="3005"/>
        <w:gridCol w:w="3005"/>
        <w:gridCol w:w="3006"/>
      </w:tblGrid>
      <w:tr w:rsidR="00930273" w:rsidRPr="00930273" w14:paraId="37D2A0C6" w14:textId="77777777" w:rsidTr="009A5D75">
        <w:trPr>
          <w:trHeight w:val="283"/>
        </w:trPr>
        <w:tc>
          <w:tcPr>
            <w:tcW w:w="3005" w:type="dxa"/>
          </w:tcPr>
          <w:p w14:paraId="0AA23331"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Nouns</w:t>
            </w:r>
          </w:p>
        </w:tc>
        <w:tc>
          <w:tcPr>
            <w:tcW w:w="3005" w:type="dxa"/>
          </w:tcPr>
          <w:p w14:paraId="0B928AA3"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Adjectives</w:t>
            </w:r>
          </w:p>
        </w:tc>
        <w:tc>
          <w:tcPr>
            <w:tcW w:w="3006" w:type="dxa"/>
          </w:tcPr>
          <w:p w14:paraId="0FDD4CA9" w14:textId="77777777" w:rsidR="00930273" w:rsidRPr="00930273" w:rsidRDefault="00930273" w:rsidP="00930273">
            <w:pPr>
              <w:widowControl/>
              <w:jc w:val="center"/>
              <w:rPr>
                <w:rFonts w:eastAsia="Times New Roman"/>
                <w:b/>
                <w:bCs/>
                <w:lang w:val="en-GB"/>
              </w:rPr>
            </w:pPr>
            <w:r w:rsidRPr="00930273">
              <w:rPr>
                <w:rFonts w:eastAsia="Times New Roman"/>
                <w:b/>
                <w:bCs/>
                <w:lang w:val="en-GB"/>
              </w:rPr>
              <w:t>Lemmas</w:t>
            </w:r>
          </w:p>
        </w:tc>
      </w:tr>
      <w:tr w:rsidR="00930273" w:rsidRPr="00930273" w14:paraId="636F5153" w14:textId="77777777" w:rsidTr="009A5D75">
        <w:trPr>
          <w:trHeight w:val="12304"/>
        </w:trPr>
        <w:tc>
          <w:tcPr>
            <w:tcW w:w="3005" w:type="dxa"/>
          </w:tcPr>
          <w:p w14:paraId="266E9A4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N_apartment</w:t>
            </w:r>
            <w:proofErr w:type="spellEnd"/>
            <w:r w:rsidRPr="00930273">
              <w:rPr>
                <w:rFonts w:eastAsia="Times New Roman"/>
                <w:lang w:val="en-GB"/>
              </w:rPr>
              <w:t>'</w:t>
            </w:r>
          </w:p>
          <w:p w14:paraId="7C227C0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N_bath</w:t>
            </w:r>
            <w:proofErr w:type="spellEnd"/>
            <w:r w:rsidRPr="00930273">
              <w:rPr>
                <w:rFonts w:eastAsia="Times New Roman"/>
                <w:lang w:val="en-GB"/>
              </w:rPr>
              <w:t>'</w:t>
            </w:r>
          </w:p>
          <w:p w14:paraId="51FCDC4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N_bus</w:t>
            </w:r>
            <w:proofErr w:type="spellEnd"/>
            <w:r w:rsidRPr="00930273">
              <w:rPr>
                <w:rFonts w:eastAsia="Times New Roman"/>
                <w:lang w:val="en-GB"/>
              </w:rPr>
              <w:t>'</w:t>
            </w:r>
          </w:p>
          <w:p w14:paraId="6C9B716C"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N_condition</w:t>
            </w:r>
            <w:proofErr w:type="spellEnd"/>
            <w:r w:rsidRPr="00930273">
              <w:rPr>
                <w:rFonts w:eastAsia="Times New Roman"/>
                <w:lang w:val="en-GB"/>
              </w:rPr>
              <w:t>'</w:t>
            </w:r>
          </w:p>
          <w:p w14:paraId="225B301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N_development</w:t>
            </w:r>
            <w:proofErr w:type="spellEnd"/>
            <w:r w:rsidRPr="00930273">
              <w:rPr>
                <w:rFonts w:eastAsia="Times New Roman"/>
                <w:lang w:val="en-GB"/>
              </w:rPr>
              <w:t>'</w:t>
            </w:r>
          </w:p>
          <w:p w14:paraId="1F501BDA"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N_din</w:t>
            </w:r>
            <w:proofErr w:type="spellEnd"/>
            <w:r w:rsidRPr="00930273">
              <w:rPr>
                <w:rFonts w:eastAsia="Times New Roman"/>
                <w:lang w:val="en-GB"/>
              </w:rPr>
              <w:t>'</w:t>
            </w:r>
          </w:p>
          <w:p w14:paraId="5F49309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N_distance</w:t>
            </w:r>
            <w:proofErr w:type="spellEnd"/>
            <w:r w:rsidRPr="00930273">
              <w:rPr>
                <w:rFonts w:eastAsia="Times New Roman"/>
                <w:lang w:val="en-GB"/>
              </w:rPr>
              <w:t>'</w:t>
            </w:r>
          </w:p>
          <w:p w14:paraId="15DA0C1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N_door</w:t>
            </w:r>
            <w:proofErr w:type="spellEnd"/>
            <w:r w:rsidRPr="00930273">
              <w:rPr>
                <w:rFonts w:eastAsia="Times New Roman"/>
                <w:lang w:val="en-GB"/>
              </w:rPr>
              <w:t>'</w:t>
            </w:r>
          </w:p>
          <w:p w14:paraId="690F86A8"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N_double</w:t>
            </w:r>
            <w:proofErr w:type="spellEnd"/>
            <w:r w:rsidRPr="00930273">
              <w:rPr>
                <w:rFonts w:eastAsia="Times New Roman"/>
                <w:lang w:val="en-GB"/>
              </w:rPr>
              <w:t>'</w:t>
            </w:r>
          </w:p>
          <w:p w14:paraId="13ADB7D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N_dublin</w:t>
            </w:r>
            <w:proofErr w:type="spellEnd"/>
            <w:r w:rsidRPr="00930273">
              <w:rPr>
                <w:rFonts w:eastAsia="Times New Roman"/>
                <w:lang w:val="en-GB"/>
              </w:rPr>
              <w:t>'</w:t>
            </w:r>
          </w:p>
          <w:p w14:paraId="0A739B8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N_facility</w:t>
            </w:r>
            <w:proofErr w:type="spellEnd"/>
            <w:r w:rsidRPr="00930273">
              <w:rPr>
                <w:rFonts w:eastAsia="Times New Roman"/>
                <w:lang w:val="en-GB"/>
              </w:rPr>
              <w:t>'</w:t>
            </w:r>
          </w:p>
          <w:p w14:paraId="1021BE98"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N_family</w:t>
            </w:r>
            <w:proofErr w:type="spellEnd"/>
            <w:r w:rsidRPr="00930273">
              <w:rPr>
                <w:rFonts w:eastAsia="Times New Roman"/>
                <w:lang w:val="en-GB"/>
              </w:rPr>
              <w:t>'</w:t>
            </w:r>
          </w:p>
          <w:p w14:paraId="7999841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N_feature</w:t>
            </w:r>
            <w:proofErr w:type="spellEnd"/>
            <w:r w:rsidRPr="00930273">
              <w:rPr>
                <w:rFonts w:eastAsia="Times New Roman"/>
                <w:lang w:val="en-GB"/>
              </w:rPr>
              <w:t>'</w:t>
            </w:r>
          </w:p>
          <w:p w14:paraId="116C588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N_fireplace</w:t>
            </w:r>
            <w:proofErr w:type="spellEnd"/>
            <w:r w:rsidRPr="00930273">
              <w:rPr>
                <w:rFonts w:eastAsia="Times New Roman"/>
                <w:lang w:val="en-GB"/>
              </w:rPr>
              <w:t>'</w:t>
            </w:r>
          </w:p>
          <w:p w14:paraId="048C9FCA"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N_gas</w:t>
            </w:r>
            <w:proofErr w:type="spellEnd"/>
            <w:r w:rsidRPr="00930273">
              <w:rPr>
                <w:rFonts w:eastAsia="Times New Roman"/>
                <w:lang w:val="en-GB"/>
              </w:rPr>
              <w:t>'</w:t>
            </w:r>
          </w:p>
          <w:p w14:paraId="21DAC81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N_ground</w:t>
            </w:r>
            <w:proofErr w:type="spellEnd"/>
            <w:r w:rsidRPr="00930273">
              <w:rPr>
                <w:rFonts w:eastAsia="Times New Roman"/>
                <w:lang w:val="en-GB"/>
              </w:rPr>
              <w:t>'</w:t>
            </w:r>
          </w:p>
          <w:p w14:paraId="613A438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N_hall</w:t>
            </w:r>
            <w:proofErr w:type="spellEnd"/>
            <w:r w:rsidRPr="00930273">
              <w:rPr>
                <w:rFonts w:eastAsia="Times New Roman"/>
                <w:lang w:val="en-GB"/>
              </w:rPr>
              <w:t>'</w:t>
            </w:r>
          </w:p>
          <w:p w14:paraId="133CE4CA"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N_hallway</w:t>
            </w:r>
            <w:proofErr w:type="spellEnd"/>
            <w:r w:rsidRPr="00930273">
              <w:rPr>
                <w:rFonts w:eastAsia="Times New Roman"/>
                <w:lang w:val="en-GB"/>
              </w:rPr>
              <w:t>'</w:t>
            </w:r>
          </w:p>
          <w:p w14:paraId="2221D7F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N_house</w:t>
            </w:r>
            <w:proofErr w:type="spellEnd"/>
            <w:r w:rsidRPr="00930273">
              <w:rPr>
                <w:rFonts w:eastAsia="Times New Roman"/>
                <w:lang w:val="en-GB"/>
              </w:rPr>
              <w:t>'</w:t>
            </w:r>
          </w:p>
          <w:p w14:paraId="0766527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N_light</w:t>
            </w:r>
            <w:proofErr w:type="spellEnd"/>
            <w:r w:rsidRPr="00930273">
              <w:rPr>
                <w:rFonts w:eastAsia="Times New Roman"/>
                <w:lang w:val="en-GB"/>
              </w:rPr>
              <w:t>'</w:t>
            </w:r>
          </w:p>
          <w:p w14:paraId="7B76096C"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N_live</w:t>
            </w:r>
            <w:proofErr w:type="spellEnd"/>
            <w:r w:rsidRPr="00930273">
              <w:rPr>
                <w:rFonts w:eastAsia="Times New Roman"/>
                <w:lang w:val="en-GB"/>
              </w:rPr>
              <w:t xml:space="preserve">' </w:t>
            </w:r>
          </w:p>
          <w:p w14:paraId="7A5479E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N_living</w:t>
            </w:r>
            <w:proofErr w:type="spellEnd"/>
            <w:r w:rsidRPr="00930273">
              <w:rPr>
                <w:rFonts w:eastAsia="Times New Roman"/>
                <w:lang w:val="en-GB"/>
              </w:rPr>
              <w:t>'</w:t>
            </w:r>
          </w:p>
          <w:p w14:paraId="15D594EC"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N_luas</w:t>
            </w:r>
            <w:proofErr w:type="spellEnd"/>
            <w:r w:rsidRPr="00930273">
              <w:rPr>
                <w:rFonts w:eastAsia="Times New Roman"/>
                <w:lang w:val="en-GB"/>
              </w:rPr>
              <w:t>'</w:t>
            </w:r>
          </w:p>
          <w:p w14:paraId="3DBEDAE8"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N_market</w:t>
            </w:r>
            <w:proofErr w:type="spellEnd"/>
            <w:r w:rsidRPr="00930273">
              <w:rPr>
                <w:rFonts w:eastAsia="Times New Roman"/>
                <w:lang w:val="en-GB"/>
              </w:rPr>
              <w:t>'</w:t>
            </w:r>
          </w:p>
          <w:p w14:paraId="5DE0C07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N_master</w:t>
            </w:r>
            <w:proofErr w:type="spellEnd"/>
            <w:r w:rsidRPr="00930273">
              <w:rPr>
                <w:rFonts w:eastAsia="Times New Roman"/>
                <w:lang w:val="en-GB"/>
              </w:rPr>
              <w:t>'</w:t>
            </w:r>
          </w:p>
          <w:p w14:paraId="124441F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N_minute</w:t>
            </w:r>
            <w:proofErr w:type="spellEnd"/>
            <w:r w:rsidRPr="00930273">
              <w:rPr>
                <w:rFonts w:eastAsia="Times New Roman"/>
                <w:lang w:val="en-GB"/>
              </w:rPr>
              <w:t>'</w:t>
            </w:r>
          </w:p>
          <w:p w14:paraId="5FA3651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N_plan</w:t>
            </w:r>
            <w:proofErr w:type="spellEnd"/>
            <w:r w:rsidRPr="00930273">
              <w:rPr>
                <w:rFonts w:eastAsia="Times New Roman"/>
                <w:lang w:val="en-GB"/>
              </w:rPr>
              <w:t>'</w:t>
            </w:r>
          </w:p>
          <w:p w14:paraId="1A6909D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N_rear</w:t>
            </w:r>
            <w:proofErr w:type="spellEnd"/>
            <w:r w:rsidRPr="00930273">
              <w:rPr>
                <w:rFonts w:eastAsia="Times New Roman"/>
                <w:lang w:val="en-GB"/>
              </w:rPr>
              <w:t>'</w:t>
            </w:r>
          </w:p>
          <w:p w14:paraId="4AAADCE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N_restaurant</w:t>
            </w:r>
            <w:proofErr w:type="spellEnd"/>
            <w:r w:rsidRPr="00930273">
              <w:rPr>
                <w:rFonts w:eastAsia="Times New Roman"/>
                <w:lang w:val="en-GB"/>
              </w:rPr>
              <w:t>'</w:t>
            </w:r>
          </w:p>
          <w:p w14:paraId="17E8C64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N_road</w:t>
            </w:r>
            <w:proofErr w:type="spellEnd"/>
            <w:r w:rsidRPr="00930273">
              <w:rPr>
                <w:rFonts w:eastAsia="Times New Roman"/>
                <w:lang w:val="en-GB"/>
              </w:rPr>
              <w:t>'</w:t>
            </w:r>
          </w:p>
          <w:p w14:paraId="580AAAFD"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N_service</w:t>
            </w:r>
            <w:proofErr w:type="spellEnd"/>
            <w:r w:rsidRPr="00930273">
              <w:rPr>
                <w:rFonts w:eastAsia="Times New Roman"/>
                <w:lang w:val="en-GB"/>
              </w:rPr>
              <w:t>'</w:t>
            </w:r>
          </w:p>
          <w:p w14:paraId="2C4EA40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N_shower</w:t>
            </w:r>
            <w:proofErr w:type="spellEnd"/>
            <w:r w:rsidRPr="00930273">
              <w:rPr>
                <w:rFonts w:eastAsia="Times New Roman"/>
                <w:lang w:val="en-GB"/>
              </w:rPr>
              <w:t xml:space="preserve">' </w:t>
            </w:r>
          </w:p>
          <w:p w14:paraId="5FF7342C"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N_space</w:t>
            </w:r>
            <w:proofErr w:type="spellEnd"/>
            <w:r w:rsidRPr="00930273">
              <w:rPr>
                <w:rFonts w:eastAsia="Times New Roman"/>
                <w:lang w:val="en-GB"/>
              </w:rPr>
              <w:t>'</w:t>
            </w:r>
          </w:p>
          <w:p w14:paraId="29996C7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N_storage</w:t>
            </w:r>
            <w:proofErr w:type="spellEnd"/>
            <w:r w:rsidRPr="00930273">
              <w:rPr>
                <w:rFonts w:eastAsia="Times New Roman"/>
                <w:lang w:val="en-GB"/>
              </w:rPr>
              <w:t>'</w:t>
            </w:r>
          </w:p>
          <w:p w14:paraId="7DE26A4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N_street</w:t>
            </w:r>
            <w:proofErr w:type="spellEnd"/>
            <w:r w:rsidRPr="00930273">
              <w:rPr>
                <w:rFonts w:eastAsia="Times New Roman"/>
                <w:lang w:val="en-GB"/>
              </w:rPr>
              <w:t>'</w:t>
            </w:r>
          </w:p>
          <w:p w14:paraId="7213A18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N_transport</w:t>
            </w:r>
            <w:proofErr w:type="spellEnd"/>
            <w:r w:rsidRPr="00930273">
              <w:rPr>
                <w:rFonts w:eastAsia="Times New Roman"/>
                <w:lang w:val="en-GB"/>
              </w:rPr>
              <w:t>'</w:t>
            </w:r>
          </w:p>
          <w:p w14:paraId="76285E0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N_unit</w:t>
            </w:r>
            <w:proofErr w:type="spellEnd"/>
            <w:r w:rsidRPr="00930273">
              <w:rPr>
                <w:rFonts w:eastAsia="Times New Roman"/>
                <w:lang w:val="en-GB"/>
              </w:rPr>
              <w:t>'</w:t>
            </w:r>
          </w:p>
          <w:p w14:paraId="05AC3659"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N_view</w:t>
            </w:r>
            <w:proofErr w:type="spellEnd"/>
            <w:r w:rsidRPr="00930273">
              <w:rPr>
                <w:rFonts w:eastAsia="Times New Roman"/>
                <w:lang w:val="en-GB"/>
              </w:rPr>
              <w:t>'</w:t>
            </w:r>
          </w:p>
          <w:p w14:paraId="3AAD94ED"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N_village</w:t>
            </w:r>
            <w:proofErr w:type="spellEnd"/>
            <w:r w:rsidRPr="00930273">
              <w:rPr>
                <w:rFonts w:eastAsia="Times New Roman"/>
                <w:lang w:val="en-GB"/>
              </w:rPr>
              <w:t>'</w:t>
            </w:r>
          </w:p>
          <w:p w14:paraId="3037227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N_walk</w:t>
            </w:r>
            <w:proofErr w:type="spellEnd"/>
            <w:r w:rsidRPr="00930273">
              <w:rPr>
                <w:rFonts w:eastAsia="Times New Roman"/>
                <w:lang w:val="en-GB"/>
              </w:rPr>
              <w:t>'</w:t>
            </w:r>
          </w:p>
          <w:p w14:paraId="4E31E4F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N_wall</w:t>
            </w:r>
            <w:proofErr w:type="spellEnd"/>
            <w:r w:rsidRPr="00930273">
              <w:rPr>
                <w:rFonts w:eastAsia="Times New Roman"/>
                <w:lang w:val="en-GB"/>
              </w:rPr>
              <w:t>'</w:t>
            </w:r>
          </w:p>
          <w:p w14:paraId="6B29478B"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N_wardrobe</w:t>
            </w:r>
            <w:proofErr w:type="spellEnd"/>
            <w:r w:rsidRPr="00930273">
              <w:rPr>
                <w:rFonts w:eastAsia="Times New Roman"/>
                <w:lang w:val="en-GB"/>
              </w:rPr>
              <w:t>'</w:t>
            </w:r>
          </w:p>
          <w:p w14:paraId="29AA96B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N_wardrobes</w:t>
            </w:r>
            <w:proofErr w:type="spellEnd"/>
            <w:r w:rsidRPr="00930273">
              <w:rPr>
                <w:rFonts w:eastAsia="Times New Roman"/>
                <w:lang w:val="en-GB"/>
              </w:rPr>
              <w:t>'</w:t>
            </w:r>
          </w:p>
          <w:p w14:paraId="1064774C"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N_window</w:t>
            </w:r>
            <w:proofErr w:type="spellEnd"/>
            <w:r w:rsidRPr="00930273">
              <w:rPr>
                <w:rFonts w:eastAsia="Times New Roman"/>
                <w:lang w:val="en-GB"/>
              </w:rPr>
              <w:t>'</w:t>
            </w:r>
          </w:p>
        </w:tc>
        <w:tc>
          <w:tcPr>
            <w:tcW w:w="3005" w:type="dxa"/>
          </w:tcPr>
          <w:p w14:paraId="79415468" w14:textId="77777777" w:rsidR="00930273" w:rsidRPr="00930273" w:rsidRDefault="00930273" w:rsidP="00930273">
            <w:pPr>
              <w:widowControl/>
              <w:rPr>
                <w:rFonts w:eastAsia="Times New Roman"/>
                <w:lang w:val="en-GB"/>
              </w:rPr>
            </w:pPr>
            <w:proofErr w:type="spellStart"/>
            <w:r w:rsidRPr="00930273">
              <w:rPr>
                <w:rFonts w:eastAsia="Times New Roman"/>
                <w:lang w:val="en-GB"/>
              </w:rPr>
              <w:t>A_bright</w:t>
            </w:r>
            <w:proofErr w:type="spellEnd"/>
            <w:r w:rsidRPr="00930273">
              <w:rPr>
                <w:rFonts w:eastAsia="Times New Roman"/>
                <w:lang w:val="en-GB"/>
              </w:rPr>
              <w:t>'</w:t>
            </w:r>
          </w:p>
          <w:p w14:paraId="5A5003A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A_central</w:t>
            </w:r>
            <w:proofErr w:type="spellEnd"/>
            <w:r w:rsidRPr="00930273">
              <w:rPr>
                <w:rFonts w:eastAsia="Times New Roman"/>
                <w:lang w:val="en-GB"/>
              </w:rPr>
              <w:t>'</w:t>
            </w:r>
          </w:p>
          <w:p w14:paraId="4AA910D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A_easy</w:t>
            </w:r>
            <w:proofErr w:type="spellEnd"/>
            <w:r w:rsidRPr="00930273">
              <w:rPr>
                <w:rFonts w:eastAsia="Times New Roman"/>
                <w:lang w:val="en-GB"/>
              </w:rPr>
              <w:t>'</w:t>
            </w:r>
          </w:p>
          <w:p w14:paraId="52F79C2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A_excellent</w:t>
            </w:r>
            <w:proofErr w:type="spellEnd"/>
            <w:r w:rsidRPr="00930273">
              <w:rPr>
                <w:rFonts w:eastAsia="Times New Roman"/>
                <w:lang w:val="en-GB"/>
              </w:rPr>
              <w:t>'</w:t>
            </w:r>
          </w:p>
          <w:p w14:paraId="002FAAF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A_private</w:t>
            </w:r>
            <w:proofErr w:type="spellEnd"/>
            <w:r w:rsidRPr="00930273">
              <w:rPr>
                <w:rFonts w:eastAsia="Times New Roman"/>
                <w:lang w:val="en-GB"/>
              </w:rPr>
              <w:t>'</w:t>
            </w:r>
          </w:p>
          <w:p w14:paraId="3FBF85AD"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A_local</w:t>
            </w:r>
            <w:proofErr w:type="spellEnd"/>
            <w:r w:rsidRPr="00930273">
              <w:rPr>
                <w:rFonts w:eastAsia="Times New Roman"/>
                <w:lang w:val="en-GB"/>
              </w:rPr>
              <w:t>'</w:t>
            </w:r>
          </w:p>
          <w:p w14:paraId="3178088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A_open</w:t>
            </w:r>
            <w:proofErr w:type="spellEnd"/>
            <w:r w:rsidRPr="00930273">
              <w:rPr>
                <w:rFonts w:eastAsia="Times New Roman"/>
                <w:lang w:val="en-GB"/>
              </w:rPr>
              <w:t>'</w:t>
            </w:r>
          </w:p>
          <w:p w14:paraId="64ECF51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A_rear</w:t>
            </w:r>
            <w:proofErr w:type="spellEnd"/>
            <w:r w:rsidRPr="00930273">
              <w:rPr>
                <w:rFonts w:eastAsia="Times New Roman"/>
                <w:lang w:val="en-GB"/>
              </w:rPr>
              <w:t>'</w:t>
            </w:r>
          </w:p>
          <w:p w14:paraId="71846F5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A_short</w:t>
            </w:r>
            <w:proofErr w:type="spellEnd"/>
            <w:r w:rsidRPr="00930273">
              <w:rPr>
                <w:rFonts w:eastAsia="Times New Roman"/>
                <w:lang w:val="en-GB"/>
              </w:rPr>
              <w:t>'</w:t>
            </w:r>
          </w:p>
          <w:p w14:paraId="00AF541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A_spacious</w:t>
            </w:r>
            <w:proofErr w:type="spellEnd"/>
            <w:r w:rsidRPr="00930273">
              <w:rPr>
                <w:rFonts w:eastAsia="Times New Roman"/>
                <w:lang w:val="en-GB"/>
              </w:rPr>
              <w:t>'</w:t>
            </w:r>
          </w:p>
          <w:p w14:paraId="6139ABED" w14:textId="77777777" w:rsidR="00930273" w:rsidRPr="00930273" w:rsidRDefault="00930273" w:rsidP="00930273">
            <w:pPr>
              <w:widowControl/>
              <w:rPr>
                <w:rFonts w:eastAsia="Times New Roman"/>
                <w:lang w:val="en-GB"/>
              </w:rPr>
            </w:pPr>
          </w:p>
        </w:tc>
        <w:tc>
          <w:tcPr>
            <w:tcW w:w="3006" w:type="dxa"/>
          </w:tcPr>
          <w:p w14:paraId="7C859E6D"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L_apartment</w:t>
            </w:r>
            <w:proofErr w:type="spellEnd"/>
            <w:r w:rsidRPr="00930273">
              <w:rPr>
                <w:rFonts w:eastAsia="Times New Roman"/>
                <w:lang w:val="en-GB"/>
              </w:rPr>
              <w:t>'</w:t>
            </w:r>
          </w:p>
          <w:p w14:paraId="2D1BC68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L_bus</w:t>
            </w:r>
            <w:proofErr w:type="spellEnd"/>
            <w:r w:rsidRPr="00930273">
              <w:rPr>
                <w:rFonts w:eastAsia="Times New Roman"/>
                <w:lang w:val="en-GB"/>
              </w:rPr>
              <w:t xml:space="preserve"> route'</w:t>
            </w:r>
          </w:p>
          <w:p w14:paraId="1D9B86C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L_condition</w:t>
            </w:r>
            <w:proofErr w:type="spellEnd"/>
            <w:r w:rsidRPr="00930273">
              <w:rPr>
                <w:rFonts w:eastAsia="Times New Roman"/>
                <w:lang w:val="en-GB"/>
              </w:rPr>
              <w:t>'</w:t>
            </w:r>
          </w:p>
          <w:p w14:paraId="728F3FE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L_double</w:t>
            </w:r>
            <w:proofErr w:type="spellEnd"/>
            <w:r w:rsidRPr="00930273">
              <w:rPr>
                <w:rFonts w:eastAsia="Times New Roman"/>
                <w:lang w:val="en-GB"/>
              </w:rPr>
              <w:t xml:space="preserve"> bedroom'</w:t>
            </w:r>
          </w:p>
          <w:p w14:paraId="7C94AF61"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L_electric</w:t>
            </w:r>
            <w:proofErr w:type="spellEnd"/>
            <w:r w:rsidRPr="00930273">
              <w:rPr>
                <w:rFonts w:eastAsia="Times New Roman"/>
                <w:lang w:val="en-GB"/>
              </w:rPr>
              <w:t>'</w:t>
            </w:r>
          </w:p>
          <w:p w14:paraId="6F190A4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L_facility</w:t>
            </w:r>
            <w:proofErr w:type="spellEnd"/>
            <w:r w:rsidRPr="00930273">
              <w:rPr>
                <w:rFonts w:eastAsia="Times New Roman"/>
                <w:lang w:val="en-GB"/>
              </w:rPr>
              <w:t>'</w:t>
            </w:r>
          </w:p>
          <w:p w14:paraId="2EAD4C19"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L_feature</w:t>
            </w:r>
            <w:proofErr w:type="spellEnd"/>
            <w:r w:rsidRPr="00930273">
              <w:rPr>
                <w:rFonts w:eastAsia="Times New Roman"/>
                <w:lang w:val="en-GB"/>
              </w:rPr>
              <w:t>'</w:t>
            </w:r>
          </w:p>
          <w:p w14:paraId="494D150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L_ground</w:t>
            </w:r>
            <w:proofErr w:type="spellEnd"/>
            <w:r w:rsidRPr="00930273">
              <w:rPr>
                <w:rFonts w:eastAsia="Times New Roman"/>
                <w:lang w:val="en-GB"/>
              </w:rPr>
              <w:t>'</w:t>
            </w:r>
          </w:p>
          <w:p w14:paraId="2D2B8A8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L_kitchen</w:t>
            </w:r>
            <w:proofErr w:type="spellEnd"/>
            <w:r w:rsidRPr="00930273">
              <w:rPr>
                <w:rFonts w:eastAsia="Times New Roman"/>
                <w:lang w:val="en-GB"/>
              </w:rPr>
              <w:t xml:space="preserve"> din'</w:t>
            </w:r>
          </w:p>
          <w:p w14:paraId="7A6D20B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L_local</w:t>
            </w:r>
            <w:proofErr w:type="spellEnd"/>
            <w:r w:rsidRPr="00930273">
              <w:rPr>
                <w:rFonts w:eastAsia="Times New Roman"/>
                <w:lang w:val="en-GB"/>
              </w:rPr>
              <w:t>'</w:t>
            </w:r>
          </w:p>
          <w:p w14:paraId="478E2DD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L_minute</w:t>
            </w:r>
            <w:proofErr w:type="spellEnd"/>
            <w:r w:rsidRPr="00930273">
              <w:rPr>
                <w:rFonts w:eastAsia="Times New Roman"/>
                <w:lang w:val="en-GB"/>
              </w:rPr>
              <w:t>'</w:t>
            </w:r>
          </w:p>
          <w:p w14:paraId="3481145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L_overlook</w:t>
            </w:r>
            <w:proofErr w:type="spellEnd"/>
            <w:r w:rsidRPr="00930273">
              <w:rPr>
                <w:rFonts w:eastAsia="Times New Roman"/>
                <w:lang w:val="en-GB"/>
              </w:rPr>
              <w:t>'</w:t>
            </w:r>
          </w:p>
          <w:p w14:paraId="56F5AD1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L_rear</w:t>
            </w:r>
            <w:proofErr w:type="spellEnd"/>
            <w:r w:rsidRPr="00930273">
              <w:rPr>
                <w:rFonts w:eastAsia="Times New Roman"/>
                <w:lang w:val="en-GB"/>
              </w:rPr>
              <w:t xml:space="preserve"> garden'</w:t>
            </w:r>
          </w:p>
          <w:p w14:paraId="29FE054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L_shop</w:t>
            </w:r>
            <w:proofErr w:type="spellEnd"/>
            <w:r w:rsidRPr="00930273">
              <w:rPr>
                <w:rFonts w:eastAsia="Times New Roman"/>
                <w:lang w:val="en-GB"/>
              </w:rPr>
              <w:t>'</w:t>
            </w:r>
          </w:p>
          <w:p w14:paraId="111D37E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L_street</w:t>
            </w:r>
            <w:proofErr w:type="spellEnd"/>
            <w:r w:rsidRPr="00930273">
              <w:rPr>
                <w:rFonts w:eastAsia="Times New Roman"/>
                <w:lang w:val="en-GB"/>
              </w:rPr>
              <w:t>'</w:t>
            </w:r>
          </w:p>
          <w:p w14:paraId="28F775B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L_upstairs</w:t>
            </w:r>
            <w:proofErr w:type="spellEnd"/>
            <w:r w:rsidRPr="00930273">
              <w:rPr>
                <w:rFonts w:eastAsia="Times New Roman"/>
                <w:lang w:val="en-GB"/>
              </w:rPr>
              <w:t>'</w:t>
            </w:r>
          </w:p>
          <w:p w14:paraId="386B8F3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L_wardrobe</w:t>
            </w:r>
            <w:proofErr w:type="spellEnd"/>
            <w:r w:rsidRPr="00930273">
              <w:rPr>
                <w:rFonts w:eastAsia="Times New Roman"/>
                <w:lang w:val="en-GB"/>
              </w:rPr>
              <w:t>'</w:t>
            </w:r>
          </w:p>
          <w:p w14:paraId="1161675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L_away</w:t>
            </w:r>
            <w:proofErr w:type="spellEnd"/>
            <w:r w:rsidRPr="00930273">
              <w:rPr>
                <w:rFonts w:eastAsia="Times New Roman"/>
                <w:lang w:val="en-GB"/>
              </w:rPr>
              <w:t>'</w:t>
            </w:r>
          </w:p>
          <w:p w14:paraId="60C5C626"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L_central</w:t>
            </w:r>
            <w:proofErr w:type="spellEnd"/>
            <w:r w:rsidRPr="00930273">
              <w:rPr>
                <w:rFonts w:eastAsia="Times New Roman"/>
                <w:lang w:val="en-GB"/>
              </w:rPr>
              <w:t>'</w:t>
            </w:r>
          </w:p>
          <w:p w14:paraId="1E4F885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L_delight</w:t>
            </w:r>
            <w:proofErr w:type="spellEnd"/>
            <w:r w:rsidRPr="00930273">
              <w:rPr>
                <w:rFonts w:eastAsia="Times New Roman"/>
                <w:lang w:val="en-GB"/>
              </w:rPr>
              <w:t>'</w:t>
            </w:r>
          </w:p>
          <w:p w14:paraId="6C2DE743"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L_double</w:t>
            </w:r>
            <w:proofErr w:type="spellEnd"/>
            <w:r w:rsidRPr="00930273">
              <w:rPr>
                <w:rFonts w:eastAsia="Times New Roman"/>
                <w:lang w:val="en-GB"/>
              </w:rPr>
              <w:t xml:space="preserve"> glaze'</w:t>
            </w:r>
          </w:p>
          <w:p w14:paraId="380DF2F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L_entrance</w:t>
            </w:r>
            <w:proofErr w:type="spellEnd"/>
            <w:r w:rsidRPr="00930273">
              <w:rPr>
                <w:rFonts w:eastAsia="Times New Roman"/>
                <w:lang w:val="en-GB"/>
              </w:rPr>
              <w:t xml:space="preserve"> hall'</w:t>
            </w:r>
          </w:p>
          <w:p w14:paraId="0A2FEBA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L_family</w:t>
            </w:r>
            <w:proofErr w:type="spellEnd"/>
            <w:r w:rsidRPr="00930273">
              <w:rPr>
                <w:rFonts w:eastAsia="Times New Roman"/>
                <w:lang w:val="en-GB"/>
              </w:rPr>
              <w:t>'</w:t>
            </w:r>
          </w:p>
          <w:p w14:paraId="6B6FC599"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L_fireplace</w:t>
            </w:r>
            <w:proofErr w:type="spellEnd"/>
            <w:r w:rsidRPr="00930273">
              <w:rPr>
                <w:rFonts w:eastAsia="Times New Roman"/>
                <w:lang w:val="en-GB"/>
              </w:rPr>
              <w:t>'</w:t>
            </w:r>
          </w:p>
          <w:p w14:paraId="39FC6250"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L_hallway</w:t>
            </w:r>
            <w:proofErr w:type="spellEnd"/>
            <w:r w:rsidRPr="00930273">
              <w:rPr>
                <w:rFonts w:eastAsia="Times New Roman"/>
                <w:lang w:val="en-GB"/>
              </w:rPr>
              <w:t>'</w:t>
            </w:r>
          </w:p>
          <w:p w14:paraId="225467EA"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L_lead</w:t>
            </w:r>
            <w:proofErr w:type="spellEnd"/>
            <w:r w:rsidRPr="00930273">
              <w:rPr>
                <w:rFonts w:eastAsia="Times New Roman"/>
                <w:lang w:val="en-GB"/>
              </w:rPr>
              <w:t>'</w:t>
            </w:r>
          </w:p>
          <w:p w14:paraId="1B232F1D"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L_luas</w:t>
            </w:r>
            <w:proofErr w:type="spellEnd"/>
            <w:r w:rsidRPr="00930273">
              <w:rPr>
                <w:rFonts w:eastAsia="Times New Roman"/>
                <w:lang w:val="en-GB"/>
              </w:rPr>
              <w:t>'</w:t>
            </w:r>
          </w:p>
          <w:p w14:paraId="2FD31A5E"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L_modern</w:t>
            </w:r>
            <w:proofErr w:type="spellEnd"/>
            <w:r w:rsidRPr="00930273">
              <w:rPr>
                <w:rFonts w:eastAsia="Times New Roman"/>
                <w:lang w:val="en-GB"/>
              </w:rPr>
              <w:t xml:space="preserve">' </w:t>
            </w:r>
          </w:p>
          <w:p w14:paraId="50A74FC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L_plan</w:t>
            </w:r>
            <w:proofErr w:type="spellEnd"/>
            <w:r w:rsidRPr="00930273">
              <w:rPr>
                <w:rFonts w:eastAsia="Times New Roman"/>
                <w:lang w:val="en-GB"/>
              </w:rPr>
              <w:t>'</w:t>
            </w:r>
          </w:p>
          <w:p w14:paraId="3DAC7802"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L_restaurant</w:t>
            </w:r>
            <w:proofErr w:type="spellEnd"/>
            <w:r w:rsidRPr="00930273">
              <w:rPr>
                <w:rFonts w:eastAsia="Times New Roman"/>
                <w:lang w:val="en-GB"/>
              </w:rPr>
              <w:t>'</w:t>
            </w:r>
          </w:p>
          <w:p w14:paraId="1C84C21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L_short</w:t>
            </w:r>
            <w:proofErr w:type="spellEnd"/>
            <w:r w:rsidRPr="00930273">
              <w:rPr>
                <w:rFonts w:eastAsia="Times New Roman"/>
                <w:lang w:val="en-GB"/>
              </w:rPr>
              <w:t xml:space="preserve">' </w:t>
            </w:r>
          </w:p>
          <w:p w14:paraId="2C16AC45"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L_suite</w:t>
            </w:r>
            <w:proofErr w:type="spellEnd"/>
            <w:r w:rsidRPr="00930273">
              <w:rPr>
                <w:rFonts w:eastAsia="Times New Roman"/>
                <w:lang w:val="en-GB"/>
              </w:rPr>
              <w:t>'</w:t>
            </w:r>
          </w:p>
          <w:p w14:paraId="7CDBAA94"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L_view</w:t>
            </w:r>
            <w:proofErr w:type="spellEnd"/>
            <w:r w:rsidRPr="00930273">
              <w:rPr>
                <w:rFonts w:eastAsia="Times New Roman"/>
                <w:lang w:val="en-GB"/>
              </w:rPr>
              <w:t>'</w:t>
            </w:r>
          </w:p>
          <w:p w14:paraId="122BF5F7"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L_wardrobes</w:t>
            </w:r>
            <w:proofErr w:type="spellEnd"/>
            <w:r w:rsidRPr="00930273">
              <w:rPr>
                <w:rFonts w:eastAsia="Times New Roman"/>
                <w:lang w:val="en-GB"/>
              </w:rPr>
              <w:t>'</w:t>
            </w:r>
          </w:p>
          <w:p w14:paraId="3B87C47F" w14:textId="77777777" w:rsidR="00930273" w:rsidRPr="00930273" w:rsidRDefault="00930273" w:rsidP="00930273">
            <w:pPr>
              <w:widowControl/>
              <w:rPr>
                <w:rFonts w:eastAsia="Times New Roman"/>
                <w:lang w:val="en-GB"/>
              </w:rPr>
            </w:pPr>
            <w:r w:rsidRPr="00930273">
              <w:rPr>
                <w:rFonts w:eastAsia="Times New Roman"/>
                <w:lang w:val="en-GB"/>
              </w:rPr>
              <w:t>'</w:t>
            </w:r>
            <w:proofErr w:type="spellStart"/>
            <w:r w:rsidRPr="00930273">
              <w:rPr>
                <w:rFonts w:eastAsia="Times New Roman"/>
                <w:lang w:val="en-GB"/>
              </w:rPr>
              <w:t>L_bath</w:t>
            </w:r>
            <w:proofErr w:type="spellEnd"/>
            <w:r w:rsidRPr="00930273">
              <w:rPr>
                <w:rFonts w:eastAsia="Times New Roman"/>
                <w:lang w:val="en-GB"/>
              </w:rPr>
              <w:t>'</w:t>
            </w:r>
          </w:p>
          <w:p w14:paraId="628A05B7"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L_city</w:t>
            </w:r>
            <w:proofErr w:type="spellEnd"/>
            <w:r w:rsidRPr="00930273">
              <w:rPr>
                <w:rFonts w:eastAsia="Times New Roman"/>
                <w:lang w:val="en-GB"/>
              </w:rPr>
              <w:t xml:space="preserve"> centre'</w:t>
            </w:r>
          </w:p>
          <w:p w14:paraId="640A258E"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L_development</w:t>
            </w:r>
            <w:proofErr w:type="spellEnd"/>
            <w:r w:rsidRPr="00930273">
              <w:rPr>
                <w:rFonts w:eastAsia="Times New Roman"/>
                <w:lang w:val="en-GB"/>
              </w:rPr>
              <w:t>'</w:t>
            </w:r>
          </w:p>
          <w:p w14:paraId="744F9DE3"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L_dublin</w:t>
            </w:r>
            <w:proofErr w:type="spellEnd"/>
            <w:r w:rsidRPr="00930273">
              <w:rPr>
                <w:rFonts w:eastAsia="Times New Roman"/>
                <w:lang w:val="en-GB"/>
              </w:rPr>
              <w:t>'</w:t>
            </w:r>
          </w:p>
          <w:p w14:paraId="2D68FD7C"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L_excellent</w:t>
            </w:r>
            <w:proofErr w:type="spellEnd"/>
            <w:r w:rsidRPr="00930273">
              <w:rPr>
                <w:rFonts w:eastAsia="Times New Roman"/>
                <w:lang w:val="en-GB"/>
              </w:rPr>
              <w:t>'</w:t>
            </w:r>
          </w:p>
          <w:p w14:paraId="2FD146CE"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L_family</w:t>
            </w:r>
            <w:proofErr w:type="spellEnd"/>
            <w:r w:rsidRPr="00930273">
              <w:rPr>
                <w:rFonts w:eastAsia="Times New Roman"/>
                <w:lang w:val="en-GB"/>
              </w:rPr>
              <w:t xml:space="preserve"> bathroom'</w:t>
            </w:r>
          </w:p>
          <w:p w14:paraId="0A960EA0"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L_fit</w:t>
            </w:r>
            <w:proofErr w:type="spellEnd"/>
            <w:r w:rsidRPr="00930273">
              <w:rPr>
                <w:rFonts w:eastAsia="Times New Roman"/>
                <w:lang w:val="en-GB"/>
              </w:rPr>
              <w:t>'</w:t>
            </w:r>
          </w:p>
          <w:p w14:paraId="39BBD609"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L_heat</w:t>
            </w:r>
            <w:proofErr w:type="spellEnd"/>
            <w:r w:rsidRPr="00930273">
              <w:rPr>
                <w:rFonts w:eastAsia="Times New Roman"/>
                <w:lang w:val="en-GB"/>
              </w:rPr>
              <w:t>'</w:t>
            </w:r>
          </w:p>
          <w:p w14:paraId="760EDCCD"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L_light</w:t>
            </w:r>
            <w:proofErr w:type="spellEnd"/>
            <w:r w:rsidRPr="00930273">
              <w:rPr>
                <w:rFonts w:eastAsia="Times New Roman"/>
                <w:lang w:val="en-GB"/>
              </w:rPr>
              <w:t>'</w:t>
            </w:r>
          </w:p>
          <w:p w14:paraId="333993E4"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L_main</w:t>
            </w:r>
            <w:proofErr w:type="spellEnd"/>
            <w:r w:rsidRPr="00930273">
              <w:rPr>
                <w:rFonts w:eastAsia="Times New Roman"/>
                <w:lang w:val="en-GB"/>
              </w:rPr>
              <w:t>'</w:t>
            </w:r>
          </w:p>
          <w:p w14:paraId="42EB6F90"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L_offer</w:t>
            </w:r>
            <w:proofErr w:type="spellEnd"/>
            <w:r w:rsidRPr="00930273">
              <w:rPr>
                <w:rFonts w:eastAsia="Times New Roman"/>
                <w:lang w:val="en-GB"/>
              </w:rPr>
              <w:t>'</w:t>
            </w:r>
          </w:p>
          <w:p w14:paraId="5D23CA11"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L_present</w:t>
            </w:r>
            <w:proofErr w:type="spellEnd"/>
            <w:r w:rsidRPr="00930273">
              <w:rPr>
                <w:rFonts w:eastAsia="Times New Roman"/>
                <w:lang w:val="en-GB"/>
              </w:rPr>
              <w:t>'</w:t>
            </w:r>
          </w:p>
          <w:p w14:paraId="410BD773"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L_road</w:t>
            </w:r>
            <w:proofErr w:type="spellEnd"/>
            <w:r w:rsidRPr="00930273">
              <w:rPr>
                <w:rFonts w:eastAsia="Times New Roman"/>
                <w:lang w:val="en-GB"/>
              </w:rPr>
              <w:t>'</w:t>
            </w:r>
          </w:p>
          <w:p w14:paraId="7E55387B"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L_situate</w:t>
            </w:r>
            <w:proofErr w:type="spellEnd"/>
            <w:r w:rsidRPr="00930273">
              <w:rPr>
                <w:rFonts w:eastAsia="Times New Roman"/>
                <w:lang w:val="en-GB"/>
              </w:rPr>
              <w:t>'</w:t>
            </w:r>
          </w:p>
          <w:p w14:paraId="2664C17E" w14:textId="77777777"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L_tile</w:t>
            </w:r>
            <w:proofErr w:type="spellEnd"/>
            <w:r w:rsidRPr="00930273">
              <w:rPr>
                <w:rFonts w:eastAsia="Times New Roman"/>
                <w:lang w:val="en-GB"/>
              </w:rPr>
              <w:t xml:space="preserve"> floor'</w:t>
            </w:r>
          </w:p>
          <w:p w14:paraId="305C63D9" w14:textId="51408771" w:rsidR="00930273" w:rsidRPr="00930273" w:rsidRDefault="00930273" w:rsidP="00930273">
            <w:pPr>
              <w:widowControl/>
              <w:rPr>
                <w:rFonts w:eastAsia="Times New Roman"/>
                <w:lang w:val="en-GB"/>
              </w:rPr>
            </w:pPr>
            <w:r w:rsidRPr="00930273">
              <w:rPr>
                <w:rFonts w:eastAsia="Times New Roman"/>
                <w:lang w:val="en-GB"/>
              </w:rPr>
              <w:t xml:space="preserve"> '</w:t>
            </w:r>
            <w:proofErr w:type="spellStart"/>
            <w:r w:rsidRPr="00930273">
              <w:rPr>
                <w:rFonts w:eastAsia="Times New Roman"/>
                <w:lang w:val="en-GB"/>
              </w:rPr>
              <w:t>L_village</w:t>
            </w:r>
            <w:proofErr w:type="spellEnd"/>
            <w:r w:rsidRPr="00930273">
              <w:rPr>
                <w:rFonts w:eastAsia="Times New Roman"/>
                <w:lang w:val="en-GB"/>
              </w:rPr>
              <w:t>'</w:t>
            </w:r>
          </w:p>
        </w:tc>
      </w:tr>
    </w:tbl>
    <w:p w14:paraId="408FD7A9" w14:textId="77777777" w:rsidR="00930273" w:rsidRPr="00930273" w:rsidRDefault="00930273" w:rsidP="00930273">
      <w:pPr>
        <w:widowControl/>
        <w:suppressAutoHyphens w:val="0"/>
        <w:spacing w:after="200" w:line="276" w:lineRule="auto"/>
        <w:jc w:val="center"/>
        <w:rPr>
          <w:rFonts w:eastAsia="Times New Roman"/>
          <w:b/>
          <w:bCs/>
          <w:lang w:val="en-GB"/>
        </w:rPr>
      </w:pPr>
      <w:r w:rsidRPr="00930273">
        <w:rPr>
          <w:rFonts w:eastAsia="Times New Roman"/>
          <w:b/>
          <w:bCs/>
          <w:lang w:val="en-GB"/>
        </w:rPr>
        <w:t>Appendix G: Accuracy Metrics</w:t>
      </w:r>
    </w:p>
    <w:p w14:paraId="6951478F" w14:textId="77777777" w:rsidR="00930273" w:rsidRPr="00930273" w:rsidRDefault="00930273" w:rsidP="00930273">
      <w:pPr>
        <w:widowControl/>
        <w:suppressAutoHyphens w:val="0"/>
        <w:spacing w:after="200" w:line="276" w:lineRule="auto"/>
        <w:rPr>
          <w:rFonts w:eastAsia="Times New Roman"/>
          <w:b/>
          <w:bCs/>
          <w:lang w:val="en-GB"/>
        </w:rPr>
      </w:pPr>
      <w:r w:rsidRPr="00930273">
        <w:rPr>
          <w:rFonts w:eastAsia="Times New Roman"/>
          <w:b/>
          <w:bCs/>
          <w:lang w:val="en-GB"/>
        </w:rPr>
        <w:t>F.1 Median Absolute Percentage Error (</w:t>
      </w:r>
      <w:proofErr w:type="spellStart"/>
      <w:r w:rsidRPr="00930273">
        <w:rPr>
          <w:rFonts w:eastAsia="Times New Roman"/>
          <w:b/>
          <w:bCs/>
          <w:lang w:val="en-GB"/>
        </w:rPr>
        <w:t>MdAPE</w:t>
      </w:r>
      <w:proofErr w:type="spellEnd"/>
      <w:r w:rsidRPr="00930273">
        <w:rPr>
          <w:rFonts w:eastAsia="Times New Roman"/>
          <w:b/>
          <w:bCs/>
          <w:lang w:val="en-GB"/>
        </w:rPr>
        <w:t>)</w:t>
      </w:r>
    </w:p>
    <w:p w14:paraId="6E3318A1"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w:p>
    <w:p w14:paraId="3944D6F8" w14:textId="77777777" w:rsidR="00930273" w:rsidRPr="00930273" w:rsidRDefault="00930273" w:rsidP="00930273">
      <w:pPr>
        <w:widowControl/>
        <w:suppressAutoHyphens w:val="0"/>
        <w:rPr>
          <w:rFonts w:ascii="Times New Roman" w:eastAsia="Times New Roman" w:hAnsi="Times New Roman" w:cs="Times New Roman"/>
          <w:sz w:val="24"/>
          <w:szCs w:val="24"/>
          <w:lang w:val="en-IE" w:eastAsia="en-GB"/>
        </w:rPr>
      </w:pPr>
      <m:oMathPara>
        <m:oMath>
          <m:r>
            <w:rPr>
              <w:rFonts w:ascii="Cambria Math" w:eastAsia="Times New Roman" w:hAnsi="Cambria Math" w:cs="Times New Roman"/>
              <w:sz w:val="24"/>
              <w:szCs w:val="24"/>
              <w:lang w:val="en-IE" w:eastAsia="en-GB"/>
            </w:rPr>
            <m:t>MdAPE = median(</m:t>
          </m:r>
          <m:d>
            <m:dPr>
              <m:begChr m:val="|"/>
              <m:endChr m:val="|"/>
              <m:ctrlPr>
                <w:rPr>
                  <w:rFonts w:ascii="Cambria Math" w:eastAsia="Times New Roman" w:hAnsi="Cambria Math" w:cs="Times New Roman"/>
                  <w:i/>
                  <w:sz w:val="24"/>
                  <w:szCs w:val="24"/>
                  <w:lang w:val="en-IE" w:eastAsia="en-GB"/>
                </w:rPr>
              </m:ctrlPr>
            </m:dPr>
            <m:e>
              <m:f>
                <m:fPr>
                  <m:ctrlPr>
                    <w:rPr>
                      <w:rFonts w:ascii="Cambria Math" w:eastAsia="Times New Roman" w:hAnsi="Cambria Math" w:cs="Times New Roman"/>
                      <w:i/>
                      <w:sz w:val="24"/>
                      <w:szCs w:val="24"/>
                      <w:lang w:val="en-IE" w:eastAsia="en-GB"/>
                    </w:rPr>
                  </m:ctrlPr>
                </m:fPr>
                <m:num>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m:t>
                  </m:r>
                </m:num>
                <m:den>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den>
              </m:f>
            </m:e>
          </m:d>
          <m:r>
            <w:rPr>
              <w:rFonts w:ascii="Cambria Math" w:eastAsia="Times New Roman" w:hAnsi="Cambria Math" w:cs="Times New Roman"/>
              <w:sz w:val="24"/>
              <w:szCs w:val="24"/>
              <w:lang w:val="en-IE" w:eastAsia="en-GB"/>
            </w:rPr>
            <m:t>) * 100</m:t>
          </m:r>
        </m:oMath>
      </m:oMathPara>
    </w:p>
    <w:p w14:paraId="20F7B2F3" w14:textId="77777777" w:rsidR="00930273" w:rsidRPr="00930273" w:rsidRDefault="00930273" w:rsidP="00930273">
      <w:pPr>
        <w:widowControl/>
        <w:suppressAutoHyphens w:val="0"/>
        <w:spacing w:after="200" w:line="276" w:lineRule="auto"/>
        <w:rPr>
          <w:rFonts w:eastAsia="Times New Roman"/>
          <w:b/>
          <w:bCs/>
          <w:lang w:val="en-GB"/>
        </w:rPr>
      </w:pPr>
    </w:p>
    <w:p w14:paraId="5998D95C" w14:textId="77777777" w:rsidR="00930273" w:rsidRPr="00930273" w:rsidRDefault="00930273" w:rsidP="00930273">
      <w:pPr>
        <w:widowControl/>
        <w:suppressAutoHyphens w:val="0"/>
        <w:spacing w:after="200" w:line="276" w:lineRule="auto"/>
        <w:rPr>
          <w:rFonts w:eastAsia="Times New Roman"/>
          <w:b/>
          <w:bCs/>
          <w:lang w:val="en-GB"/>
        </w:rPr>
      </w:pPr>
      <w:r w:rsidRPr="00930273">
        <w:rPr>
          <w:rFonts w:eastAsia="Times New Roman"/>
          <w:b/>
          <w:bCs/>
          <w:lang w:val="en-GB"/>
        </w:rPr>
        <w:t>F.2 Mean Absolute Error (MAE)</w:t>
      </w:r>
    </w:p>
    <w:p w14:paraId="57D78A64" w14:textId="77777777" w:rsidR="00930273" w:rsidRPr="00930273" w:rsidRDefault="00930273" w:rsidP="00930273">
      <w:pPr>
        <w:widowControl/>
        <w:suppressAutoHyphens w:val="0"/>
        <w:spacing w:after="200" w:line="276" w:lineRule="auto"/>
        <w:rPr>
          <w:rFonts w:eastAsia="Times New Roman"/>
          <w:lang w:val="en-GB"/>
        </w:rPr>
      </w:pPr>
      <m:oMathPara>
        <m:oMath>
          <m:r>
            <w:rPr>
              <w:rFonts w:ascii="Cambria Math" w:eastAsia="Times New Roman" w:hAnsi="Cambria Math"/>
              <w:lang w:val="en-GB"/>
            </w:rPr>
            <m:t>MAE = mean(</m:t>
          </m:r>
          <m:d>
            <m:dPr>
              <m:begChr m:val="|"/>
              <m:endChr m:val="|"/>
              <m:ctrlPr>
                <w:rPr>
                  <w:rFonts w:ascii="Cambria Math" w:eastAsia="Times New Roman" w:hAnsi="Cambria Math"/>
                  <w:i/>
                  <w:lang w:val="en-GB"/>
                </w:rPr>
              </m:ctrlPr>
            </m:dPr>
            <m:e>
              <m:sSub>
                <m:sSubPr>
                  <m:ctrlPr>
                    <w:rPr>
                      <w:rFonts w:ascii="Cambria Math" w:eastAsia="Times New Roman" w:hAnsi="Cambria Math" w:cs="Times New Roman"/>
                      <w:i/>
                      <w:sz w:val="24"/>
                      <w:szCs w:val="24"/>
                      <w:lang w:val="en-IE" w:eastAsia="en-GB"/>
                    </w:rPr>
                  </m:ctrlPr>
                </m:sSubPr>
                <m:e>
                  <m:r>
                    <w:rPr>
                      <w:rFonts w:ascii="Cambria Math" w:eastAsia="Times New Roman" w:hAnsi="Cambria Math" w:cs="Times New Roman"/>
                      <w:sz w:val="24"/>
                      <w:szCs w:val="24"/>
                      <w:lang w:val="en-IE" w:eastAsia="en-GB"/>
                    </w:rPr>
                    <m:t>y</m:t>
                  </m:r>
                </m:e>
                <m:sub>
                  <m:r>
                    <w:rPr>
                      <w:rFonts w:ascii="Cambria Math" w:eastAsia="Times New Roman" w:hAnsi="Cambria Math" w:cs="Times New Roman"/>
                      <w:sz w:val="24"/>
                      <w:szCs w:val="24"/>
                      <w:lang w:val="en-IE" w:eastAsia="en-GB"/>
                    </w:rPr>
                    <m:t>i</m:t>
                  </m:r>
                </m:sub>
              </m:sSub>
              <m:r>
                <w:rPr>
                  <w:rFonts w:ascii="Cambria Math" w:eastAsia="Times New Roman" w:hAnsi="Cambria Math" w:cs="Times New Roman"/>
                  <w:sz w:val="24"/>
                  <w:szCs w:val="24"/>
                  <w:lang w:val="en-IE" w:eastAsia="en-GB"/>
                </w:rPr>
                <m:t xml:space="preserve"> - </m:t>
              </m:r>
              <m:sSub>
                <m:sSubPr>
                  <m:ctrlPr>
                    <w:rPr>
                      <w:rFonts w:ascii="Cambria Math" w:eastAsia="Times New Roman" w:hAnsi="Cambria Math" w:cs="Times New Roman"/>
                      <w:i/>
                      <w:sz w:val="24"/>
                      <w:szCs w:val="24"/>
                      <w:lang w:val="en-IE" w:eastAsia="en-GB"/>
                    </w:rPr>
                  </m:ctrlPr>
                </m:sSubPr>
                <m:e>
                  <m:acc>
                    <m:accPr>
                      <m:ctrlPr>
                        <w:rPr>
                          <w:rFonts w:ascii="Cambria Math" w:eastAsia="Times New Roman" w:hAnsi="Cambria Math" w:cs="Times New Roman"/>
                          <w:i/>
                          <w:sz w:val="24"/>
                          <w:szCs w:val="24"/>
                          <w:lang w:val="en-IE" w:eastAsia="en-GB"/>
                        </w:rPr>
                      </m:ctrlPr>
                    </m:accPr>
                    <m:e>
                      <m:r>
                        <w:rPr>
                          <w:rFonts w:ascii="Cambria Math" w:eastAsia="Times New Roman" w:hAnsi="Cambria Math" w:cs="Times New Roman"/>
                          <w:sz w:val="24"/>
                          <w:szCs w:val="24"/>
                          <w:lang w:val="en-IE" w:eastAsia="en-GB"/>
                        </w:rPr>
                        <m:t>y</m:t>
                      </m:r>
                    </m:e>
                  </m:acc>
                </m:e>
                <m:sub>
                  <m:r>
                    <w:rPr>
                      <w:rFonts w:ascii="Cambria Math" w:eastAsia="Times New Roman" w:hAnsi="Cambria Math" w:cs="Times New Roman"/>
                      <w:sz w:val="24"/>
                      <w:szCs w:val="24"/>
                      <w:lang w:val="en-IE" w:eastAsia="en-GB"/>
                    </w:rPr>
                    <m:t>i</m:t>
                  </m:r>
                </m:sub>
              </m:sSub>
            </m:e>
          </m:d>
          <m:r>
            <w:rPr>
              <w:rFonts w:ascii="Cambria Math" w:eastAsia="Times New Roman" w:hAnsi="Cambria Math"/>
              <w:lang w:val="en-GB"/>
            </w:rPr>
            <m:t>)</m:t>
          </m:r>
        </m:oMath>
      </m:oMathPara>
    </w:p>
    <w:p w14:paraId="02E514B8" w14:textId="77777777" w:rsidR="00930273" w:rsidRPr="00930273" w:rsidRDefault="00930273" w:rsidP="00930273">
      <w:pPr>
        <w:widowControl/>
        <w:suppressAutoHyphens w:val="0"/>
        <w:spacing w:after="200" w:line="276" w:lineRule="auto"/>
        <w:rPr>
          <w:rFonts w:eastAsia="Times New Roman"/>
          <w:b/>
          <w:bCs/>
          <w:lang w:val="en-GB"/>
        </w:rPr>
      </w:pPr>
      <w:r w:rsidRPr="00930273">
        <w:rPr>
          <w:rFonts w:eastAsia="Times New Roman"/>
          <w:b/>
          <w:bCs/>
          <w:lang w:val="en-GB"/>
        </w:rPr>
        <w:t>F.3 R-Squared</w:t>
      </w:r>
    </w:p>
    <w:p w14:paraId="29588A06" w14:textId="77777777" w:rsidR="00930273" w:rsidRPr="00930273" w:rsidRDefault="00930273" w:rsidP="00930273">
      <w:pPr>
        <w:widowControl/>
        <w:suppressAutoHyphens w:val="0"/>
        <w:spacing w:after="200" w:line="276" w:lineRule="auto"/>
        <w:jc w:val="center"/>
        <w:rPr>
          <w:rFonts w:eastAsia="Times New Roman"/>
          <w:sz w:val="20"/>
          <w:szCs w:val="20"/>
          <w:lang w:val="en-GB"/>
        </w:rPr>
      </w:pPr>
      <m:oMathPara>
        <m:oMath>
          <m:r>
            <w:rPr>
              <w:rFonts w:ascii="Cambria Math" w:eastAsia="Times New Roman" w:hAnsi="Cambria Math"/>
              <w:lang w:val="en-GB"/>
            </w:rPr>
            <m:t>R</m:t>
          </m:r>
          <m:r>
            <w:rPr>
              <w:rFonts w:ascii="Cambria Math" w:eastAsia="Times New Roman" w:hAnsi="Cambria Math"/>
              <w:sz w:val="20"/>
              <w:szCs w:val="20"/>
              <w:lang w:val="en-GB"/>
            </w:rPr>
            <m:t xml:space="preserve">-Squared  = 1 - </m:t>
          </m:r>
          <m:f>
            <m:fPr>
              <m:ctrlPr>
                <w:rPr>
                  <w:rFonts w:ascii="Cambria Math" w:eastAsia="Times New Roman" w:hAnsi="Cambria Math"/>
                  <w:i/>
                  <w:sz w:val="20"/>
                  <w:szCs w:val="20"/>
                  <w:lang w:val="en-GB"/>
                </w:rPr>
              </m:ctrlPr>
            </m:fPr>
            <m:num>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num>
            <m:den>
              <m:sSup>
                <m:sSupPr>
                  <m:ctrlPr>
                    <w:rPr>
                      <w:rFonts w:ascii="Cambria Math" w:eastAsia="Times New Roman" w:hAnsi="Cambria Math"/>
                      <w:i/>
                      <w:sz w:val="20"/>
                      <w:szCs w:val="20"/>
                      <w:lang w:val="en-GB"/>
                    </w:rPr>
                  </m:ctrlPr>
                </m:sSupPr>
                <m:e>
                  <m:nary>
                    <m:naryPr>
                      <m:chr m:val="∑"/>
                      <m:limLoc m:val="undOvr"/>
                      <m:subHide m:val="1"/>
                      <m:supHide m:val="1"/>
                      <m:ctrlPr>
                        <w:rPr>
                          <w:rFonts w:ascii="Cambria Math" w:eastAsia="Times New Roman" w:hAnsi="Cambria Math"/>
                          <w:i/>
                          <w:sz w:val="20"/>
                          <w:szCs w:val="20"/>
                          <w:lang w:val="en-GB"/>
                        </w:rPr>
                      </m:ctrlPr>
                    </m:naryPr>
                    <m:sub/>
                    <m:sup/>
                    <m:e>
                      <m:r>
                        <w:rPr>
                          <w:rFonts w:ascii="Cambria Math" w:eastAsia="Times New Roman" w:hAnsi="Cambria Math"/>
                          <w:sz w:val="20"/>
                          <w:szCs w:val="20"/>
                          <w:lang w:val="en-GB"/>
                        </w:rPr>
                        <m:t>(</m:t>
                      </m:r>
                      <m:sSub>
                        <m:sSubPr>
                          <m:ctrlPr>
                            <w:rPr>
                              <w:rFonts w:ascii="Cambria Math" w:eastAsia="Times New Roman" w:hAnsi="Cambria Math"/>
                              <w:i/>
                              <w:sz w:val="20"/>
                              <w:szCs w:val="20"/>
                              <w:lang w:val="en-GB"/>
                            </w:rPr>
                          </m:ctrlPr>
                        </m:sSubPr>
                        <m:e>
                          <m:r>
                            <w:rPr>
                              <w:rFonts w:ascii="Cambria Math" w:eastAsia="Times New Roman" w:hAnsi="Cambria Math"/>
                              <w:sz w:val="20"/>
                              <w:szCs w:val="20"/>
                              <w:lang w:val="en-GB"/>
                            </w:rPr>
                            <m:t>y</m:t>
                          </m:r>
                        </m:e>
                        <m:sub>
                          <m:r>
                            <w:rPr>
                              <w:rFonts w:ascii="Cambria Math" w:eastAsia="Times New Roman" w:hAnsi="Cambria Math"/>
                              <w:sz w:val="20"/>
                              <w:szCs w:val="20"/>
                              <w:lang w:val="en-GB"/>
                            </w:rPr>
                            <m:t>i</m:t>
                          </m:r>
                        </m:sub>
                      </m:sSub>
                      <m:r>
                        <w:rPr>
                          <w:rFonts w:ascii="Cambria Math" w:eastAsia="Times New Roman" w:hAnsi="Cambria Math"/>
                          <w:sz w:val="20"/>
                          <w:szCs w:val="20"/>
                          <w:lang w:val="en-GB"/>
                        </w:rPr>
                        <m:t xml:space="preserve"> - </m:t>
                      </m:r>
                      <m:sSub>
                        <m:sSubPr>
                          <m:ctrlPr>
                            <w:rPr>
                              <w:rFonts w:ascii="Cambria Math" w:eastAsia="Times New Roman" w:hAnsi="Cambria Math"/>
                              <w:i/>
                              <w:sz w:val="20"/>
                              <w:szCs w:val="20"/>
                              <w:lang w:val="en-GB"/>
                            </w:rPr>
                          </m:ctrlPr>
                        </m:sSubPr>
                        <m:e>
                          <m:acc>
                            <m:accPr>
                              <m:chr m:val="̅"/>
                              <m:ctrlPr>
                                <w:rPr>
                                  <w:rFonts w:ascii="Cambria Math" w:eastAsia="Times New Roman" w:hAnsi="Cambria Math"/>
                                  <w:i/>
                                  <w:sz w:val="20"/>
                                  <w:szCs w:val="20"/>
                                  <w:lang w:val="en-GB"/>
                                </w:rPr>
                              </m:ctrlPr>
                            </m:accPr>
                            <m:e>
                              <m:r>
                                <w:rPr>
                                  <w:rFonts w:ascii="Cambria Math" w:eastAsia="Times New Roman" w:hAnsi="Cambria Math"/>
                                  <w:sz w:val="20"/>
                                  <w:szCs w:val="20"/>
                                  <w:lang w:val="en-GB"/>
                                </w:rPr>
                                <m:t>y</m:t>
                              </m:r>
                            </m:e>
                          </m:acc>
                        </m:e>
                        <m:sub>
                          <m:r>
                            <w:rPr>
                              <w:rFonts w:ascii="Cambria Math" w:eastAsia="Times New Roman" w:hAnsi="Cambria Math"/>
                              <w:sz w:val="20"/>
                              <w:szCs w:val="20"/>
                              <w:lang w:val="en-GB"/>
                            </w:rPr>
                            <m:t>i</m:t>
                          </m:r>
                        </m:sub>
                      </m:sSub>
                      <m:r>
                        <w:rPr>
                          <w:rFonts w:ascii="Cambria Math" w:eastAsia="Times New Roman" w:hAnsi="Cambria Math"/>
                          <w:sz w:val="20"/>
                          <w:szCs w:val="20"/>
                          <w:lang w:val="en-GB"/>
                        </w:rPr>
                        <m:t>)</m:t>
                      </m:r>
                    </m:e>
                  </m:nary>
                </m:e>
                <m:sup>
                  <m:r>
                    <w:rPr>
                      <w:rFonts w:ascii="Cambria Math" w:eastAsia="Times New Roman" w:hAnsi="Cambria Math"/>
                      <w:sz w:val="20"/>
                      <w:szCs w:val="20"/>
                      <w:lang w:val="en-GB"/>
                    </w:rPr>
                    <m:t>2</m:t>
                  </m:r>
                </m:sup>
              </m:sSup>
            </m:den>
          </m:f>
        </m:oMath>
      </m:oMathPara>
    </w:p>
    <w:p w14:paraId="44B3BDFB" w14:textId="77777777" w:rsidR="00930273" w:rsidRPr="00930273" w:rsidRDefault="00930273" w:rsidP="00930273">
      <w:pPr>
        <w:widowControl/>
        <w:suppressAutoHyphens w:val="0"/>
        <w:spacing w:after="200" w:line="276" w:lineRule="auto"/>
        <w:rPr>
          <w:rFonts w:eastAsia="Times New Roman"/>
          <w:b/>
          <w:bCs/>
          <w:sz w:val="28"/>
          <w:szCs w:val="28"/>
          <w:lang w:val="en-GB"/>
        </w:rPr>
      </w:pPr>
      <w:r w:rsidRPr="00930273">
        <w:rPr>
          <w:rFonts w:eastAsia="Times New Roman"/>
          <w:b/>
          <w:bCs/>
          <w:sz w:val="28"/>
          <w:szCs w:val="28"/>
          <w:lang w:val="en-GB"/>
        </w:rPr>
        <w:br w:type="page"/>
      </w:r>
    </w:p>
    <w:p w14:paraId="3E8C20B3"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b/>
          <w:bCs/>
          <w:lang w:val="en-GB"/>
        </w:rPr>
        <w:t>Appendix H: Accuracy Results</w:t>
      </w:r>
    </w:p>
    <w:p w14:paraId="20CF36B1"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b/>
          <w:bCs/>
          <w:lang w:val="en-GB"/>
        </w:rPr>
        <w:t>OLS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605FCA38" w14:textId="77777777" w:rsidTr="00930273">
        <w:trPr>
          <w:trHeight w:val="320"/>
          <w:jc w:val="center"/>
        </w:trPr>
        <w:tc>
          <w:tcPr>
            <w:tcW w:w="2972" w:type="dxa"/>
            <w:shd w:val="clear" w:color="auto" w:fill="D3D3D3"/>
            <w:noWrap/>
            <w:vAlign w:val="bottom"/>
            <w:hideMark/>
          </w:tcPr>
          <w:p w14:paraId="4871D89A"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28F5D8B"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61046FEA"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02465CB9"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0E95D067" w14:textId="77777777" w:rsidTr="00930273">
        <w:trPr>
          <w:trHeight w:val="320"/>
          <w:jc w:val="center"/>
        </w:trPr>
        <w:tc>
          <w:tcPr>
            <w:tcW w:w="2972" w:type="dxa"/>
            <w:shd w:val="clear" w:color="auto" w:fill="D3D3D3"/>
            <w:noWrap/>
            <w:vAlign w:val="bottom"/>
            <w:hideMark/>
          </w:tcPr>
          <w:p w14:paraId="55DDBC35"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368A236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17.07</w:t>
            </w:r>
          </w:p>
        </w:tc>
        <w:tc>
          <w:tcPr>
            <w:tcW w:w="1417" w:type="dxa"/>
            <w:shd w:val="clear" w:color="auto" w:fill="auto"/>
            <w:noWrap/>
            <w:vAlign w:val="bottom"/>
            <w:hideMark/>
          </w:tcPr>
          <w:p w14:paraId="6C7C302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86666.57</w:t>
            </w:r>
          </w:p>
        </w:tc>
        <w:tc>
          <w:tcPr>
            <w:tcW w:w="1395" w:type="dxa"/>
            <w:shd w:val="clear" w:color="auto" w:fill="auto"/>
            <w:noWrap/>
            <w:vAlign w:val="bottom"/>
            <w:hideMark/>
          </w:tcPr>
          <w:p w14:paraId="73513C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0.578</w:t>
            </w:r>
          </w:p>
        </w:tc>
      </w:tr>
      <w:tr w:rsidR="00930273" w:rsidRPr="00930273" w14:paraId="1841DBA4" w14:textId="77777777" w:rsidTr="00930273">
        <w:trPr>
          <w:trHeight w:val="320"/>
          <w:jc w:val="center"/>
        </w:trPr>
        <w:tc>
          <w:tcPr>
            <w:tcW w:w="2972" w:type="dxa"/>
            <w:shd w:val="clear" w:color="auto" w:fill="D3D3D3"/>
            <w:noWrap/>
            <w:vAlign w:val="bottom"/>
            <w:hideMark/>
          </w:tcPr>
          <w:p w14:paraId="2468A9C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E451CA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14.82</w:t>
            </w:r>
          </w:p>
        </w:tc>
        <w:tc>
          <w:tcPr>
            <w:tcW w:w="1417" w:type="dxa"/>
            <w:shd w:val="clear" w:color="auto" w:fill="auto"/>
            <w:noWrap/>
            <w:vAlign w:val="bottom"/>
            <w:hideMark/>
          </w:tcPr>
          <w:p w14:paraId="1C689D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77208.55</w:t>
            </w:r>
          </w:p>
        </w:tc>
        <w:tc>
          <w:tcPr>
            <w:tcW w:w="1395" w:type="dxa"/>
            <w:shd w:val="clear" w:color="auto" w:fill="auto"/>
            <w:noWrap/>
            <w:vAlign w:val="bottom"/>
            <w:hideMark/>
          </w:tcPr>
          <w:p w14:paraId="745C6955"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0.674</w:t>
            </w:r>
          </w:p>
        </w:tc>
      </w:tr>
      <w:tr w:rsidR="00930273" w:rsidRPr="00930273" w14:paraId="67EE0C02" w14:textId="77777777" w:rsidTr="00930273">
        <w:trPr>
          <w:trHeight w:val="320"/>
          <w:jc w:val="center"/>
        </w:trPr>
        <w:tc>
          <w:tcPr>
            <w:tcW w:w="2972" w:type="dxa"/>
            <w:shd w:val="clear" w:color="auto" w:fill="D3D3D3"/>
            <w:noWrap/>
            <w:vAlign w:val="bottom"/>
            <w:hideMark/>
          </w:tcPr>
          <w:p w14:paraId="3193DC80"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107EDDA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17.66</w:t>
            </w:r>
          </w:p>
        </w:tc>
        <w:tc>
          <w:tcPr>
            <w:tcW w:w="1417" w:type="dxa"/>
            <w:shd w:val="clear" w:color="auto" w:fill="auto"/>
            <w:noWrap/>
            <w:vAlign w:val="bottom"/>
            <w:hideMark/>
          </w:tcPr>
          <w:p w14:paraId="6E09867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86526.70</w:t>
            </w:r>
          </w:p>
        </w:tc>
        <w:tc>
          <w:tcPr>
            <w:tcW w:w="1395" w:type="dxa"/>
            <w:shd w:val="clear" w:color="auto" w:fill="auto"/>
            <w:noWrap/>
            <w:vAlign w:val="bottom"/>
            <w:hideMark/>
          </w:tcPr>
          <w:p w14:paraId="7E784B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0.586</w:t>
            </w:r>
          </w:p>
        </w:tc>
      </w:tr>
      <w:tr w:rsidR="00930273" w:rsidRPr="00930273" w14:paraId="28C43795" w14:textId="77777777" w:rsidTr="00930273">
        <w:trPr>
          <w:trHeight w:val="320"/>
          <w:jc w:val="center"/>
        </w:trPr>
        <w:tc>
          <w:tcPr>
            <w:tcW w:w="2972" w:type="dxa"/>
            <w:shd w:val="clear" w:color="auto" w:fill="D3D3D3"/>
            <w:noWrap/>
            <w:vAlign w:val="bottom"/>
            <w:hideMark/>
          </w:tcPr>
          <w:p w14:paraId="324FA1B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33FC908D"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14.68</w:t>
            </w:r>
          </w:p>
        </w:tc>
        <w:tc>
          <w:tcPr>
            <w:tcW w:w="1417" w:type="dxa"/>
            <w:shd w:val="clear" w:color="auto" w:fill="auto"/>
            <w:noWrap/>
            <w:vAlign w:val="bottom"/>
            <w:hideMark/>
          </w:tcPr>
          <w:p w14:paraId="7B42303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78407.18</w:t>
            </w:r>
          </w:p>
        </w:tc>
        <w:tc>
          <w:tcPr>
            <w:tcW w:w="1395" w:type="dxa"/>
            <w:shd w:val="clear" w:color="auto" w:fill="auto"/>
            <w:noWrap/>
            <w:vAlign w:val="bottom"/>
            <w:hideMark/>
          </w:tcPr>
          <w:p w14:paraId="354164C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0.643</w:t>
            </w:r>
          </w:p>
        </w:tc>
      </w:tr>
      <w:tr w:rsidR="00930273" w:rsidRPr="00930273" w14:paraId="0B9E7353" w14:textId="77777777" w:rsidTr="00930273">
        <w:trPr>
          <w:trHeight w:val="320"/>
          <w:jc w:val="center"/>
        </w:trPr>
        <w:tc>
          <w:tcPr>
            <w:tcW w:w="2972" w:type="dxa"/>
            <w:shd w:val="clear" w:color="auto" w:fill="D3D3D3"/>
            <w:noWrap/>
            <w:vAlign w:val="bottom"/>
            <w:hideMark/>
          </w:tcPr>
          <w:p w14:paraId="0A950A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12B9D8A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14.76</w:t>
            </w:r>
          </w:p>
        </w:tc>
        <w:tc>
          <w:tcPr>
            <w:tcW w:w="1417" w:type="dxa"/>
            <w:shd w:val="clear" w:color="auto" w:fill="auto"/>
            <w:noWrap/>
            <w:vAlign w:val="bottom"/>
            <w:hideMark/>
          </w:tcPr>
          <w:p w14:paraId="7EB9A24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77150.28</w:t>
            </w:r>
          </w:p>
        </w:tc>
        <w:tc>
          <w:tcPr>
            <w:tcW w:w="1395" w:type="dxa"/>
            <w:shd w:val="clear" w:color="auto" w:fill="auto"/>
            <w:noWrap/>
            <w:vAlign w:val="bottom"/>
            <w:hideMark/>
          </w:tcPr>
          <w:p w14:paraId="3294A5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0.671</w:t>
            </w:r>
          </w:p>
        </w:tc>
      </w:tr>
      <w:tr w:rsidR="00930273" w:rsidRPr="00930273" w14:paraId="1C2B2A3C" w14:textId="77777777" w:rsidTr="00930273">
        <w:trPr>
          <w:trHeight w:val="320"/>
          <w:jc w:val="center"/>
        </w:trPr>
        <w:tc>
          <w:tcPr>
            <w:tcW w:w="2972" w:type="dxa"/>
            <w:shd w:val="clear" w:color="auto" w:fill="D3D3D3"/>
            <w:noWrap/>
            <w:vAlign w:val="bottom"/>
            <w:hideMark/>
          </w:tcPr>
          <w:p w14:paraId="58BAFDBC"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8A4F32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14.47</w:t>
            </w:r>
          </w:p>
        </w:tc>
        <w:tc>
          <w:tcPr>
            <w:tcW w:w="1417" w:type="dxa"/>
            <w:shd w:val="clear" w:color="auto" w:fill="auto"/>
            <w:noWrap/>
            <w:vAlign w:val="bottom"/>
            <w:hideMark/>
          </w:tcPr>
          <w:p w14:paraId="0B121C6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72638.56</w:t>
            </w:r>
          </w:p>
        </w:tc>
        <w:tc>
          <w:tcPr>
            <w:tcW w:w="1395" w:type="dxa"/>
            <w:shd w:val="clear" w:color="auto" w:fill="auto"/>
            <w:noWrap/>
            <w:vAlign w:val="bottom"/>
            <w:hideMark/>
          </w:tcPr>
          <w:p w14:paraId="50D87C7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0.713</w:t>
            </w:r>
          </w:p>
        </w:tc>
      </w:tr>
      <w:tr w:rsidR="00930273" w:rsidRPr="00930273" w14:paraId="1B4E3829" w14:textId="77777777" w:rsidTr="00930273">
        <w:trPr>
          <w:trHeight w:val="320"/>
          <w:jc w:val="center"/>
        </w:trPr>
        <w:tc>
          <w:tcPr>
            <w:tcW w:w="2972" w:type="dxa"/>
            <w:shd w:val="clear" w:color="auto" w:fill="D3D3D3"/>
            <w:noWrap/>
            <w:vAlign w:val="bottom"/>
            <w:hideMark/>
          </w:tcPr>
          <w:p w14:paraId="3F000D3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000729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15.22</w:t>
            </w:r>
          </w:p>
        </w:tc>
        <w:tc>
          <w:tcPr>
            <w:tcW w:w="1417" w:type="dxa"/>
            <w:shd w:val="clear" w:color="auto" w:fill="auto"/>
            <w:noWrap/>
            <w:vAlign w:val="bottom"/>
            <w:hideMark/>
          </w:tcPr>
          <w:p w14:paraId="2DCA5B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78854.16</w:t>
            </w:r>
          </w:p>
        </w:tc>
        <w:tc>
          <w:tcPr>
            <w:tcW w:w="1395" w:type="dxa"/>
            <w:shd w:val="clear" w:color="auto" w:fill="auto"/>
            <w:noWrap/>
            <w:vAlign w:val="bottom"/>
            <w:hideMark/>
          </w:tcPr>
          <w:p w14:paraId="4712122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0.646</w:t>
            </w:r>
          </w:p>
        </w:tc>
      </w:tr>
      <w:tr w:rsidR="00930273" w:rsidRPr="00930273" w14:paraId="57D19B52" w14:textId="77777777" w:rsidTr="00930273">
        <w:trPr>
          <w:trHeight w:val="320"/>
          <w:jc w:val="center"/>
        </w:trPr>
        <w:tc>
          <w:tcPr>
            <w:tcW w:w="2972" w:type="dxa"/>
            <w:shd w:val="clear" w:color="auto" w:fill="D3D3D3"/>
            <w:noWrap/>
            <w:vAlign w:val="bottom"/>
            <w:hideMark/>
          </w:tcPr>
          <w:p w14:paraId="22CD2AE7"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33F3A7A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14.42</w:t>
            </w:r>
          </w:p>
        </w:tc>
        <w:tc>
          <w:tcPr>
            <w:tcW w:w="1417" w:type="dxa"/>
            <w:shd w:val="clear" w:color="auto" w:fill="auto"/>
            <w:noWrap/>
            <w:vAlign w:val="bottom"/>
            <w:hideMark/>
          </w:tcPr>
          <w:p w14:paraId="25727872"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72415.30</w:t>
            </w:r>
          </w:p>
        </w:tc>
        <w:tc>
          <w:tcPr>
            <w:tcW w:w="1395" w:type="dxa"/>
            <w:shd w:val="clear" w:color="auto" w:fill="auto"/>
            <w:noWrap/>
            <w:vAlign w:val="bottom"/>
            <w:hideMark/>
          </w:tcPr>
          <w:p w14:paraId="338386A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0.708</w:t>
            </w:r>
          </w:p>
        </w:tc>
      </w:tr>
      <w:tr w:rsidR="00930273" w:rsidRPr="00930273" w14:paraId="49AF0C5B" w14:textId="77777777" w:rsidTr="00930273">
        <w:trPr>
          <w:trHeight w:val="320"/>
          <w:jc w:val="center"/>
        </w:trPr>
        <w:tc>
          <w:tcPr>
            <w:tcW w:w="2972" w:type="dxa"/>
            <w:shd w:val="clear" w:color="auto" w:fill="D3D3D3"/>
            <w:noWrap/>
            <w:vAlign w:val="bottom"/>
            <w:hideMark/>
          </w:tcPr>
          <w:p w14:paraId="1F406CC9"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059A26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16.61</w:t>
            </w:r>
          </w:p>
        </w:tc>
        <w:tc>
          <w:tcPr>
            <w:tcW w:w="1417" w:type="dxa"/>
            <w:shd w:val="clear" w:color="auto" w:fill="auto"/>
            <w:noWrap/>
            <w:vAlign w:val="bottom"/>
            <w:hideMark/>
          </w:tcPr>
          <w:p w14:paraId="05BA26D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83522.98</w:t>
            </w:r>
          </w:p>
        </w:tc>
        <w:tc>
          <w:tcPr>
            <w:tcW w:w="1395" w:type="dxa"/>
            <w:shd w:val="clear" w:color="auto" w:fill="auto"/>
            <w:noWrap/>
            <w:vAlign w:val="bottom"/>
            <w:hideMark/>
          </w:tcPr>
          <w:p w14:paraId="516FD0E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0.604</w:t>
            </w:r>
          </w:p>
        </w:tc>
      </w:tr>
      <w:tr w:rsidR="00930273" w:rsidRPr="00930273" w14:paraId="065E57F4" w14:textId="77777777" w:rsidTr="00930273">
        <w:trPr>
          <w:trHeight w:val="299"/>
          <w:jc w:val="center"/>
        </w:trPr>
        <w:tc>
          <w:tcPr>
            <w:tcW w:w="2972" w:type="dxa"/>
            <w:shd w:val="clear" w:color="auto" w:fill="D3D3D3"/>
            <w:noWrap/>
            <w:vAlign w:val="bottom"/>
          </w:tcPr>
          <w:p w14:paraId="5B79ED5A"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6F937DEB"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14.22</w:t>
            </w:r>
          </w:p>
        </w:tc>
        <w:tc>
          <w:tcPr>
            <w:tcW w:w="1417" w:type="dxa"/>
            <w:shd w:val="clear" w:color="auto" w:fill="auto"/>
            <w:noWrap/>
            <w:vAlign w:val="bottom"/>
          </w:tcPr>
          <w:p w14:paraId="0852939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72541.53</w:t>
            </w:r>
          </w:p>
        </w:tc>
        <w:tc>
          <w:tcPr>
            <w:tcW w:w="1395" w:type="dxa"/>
            <w:shd w:val="clear" w:color="auto" w:fill="auto"/>
            <w:noWrap/>
            <w:vAlign w:val="bottom"/>
          </w:tcPr>
          <w:p w14:paraId="62F5AF9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0.710</w:t>
            </w:r>
          </w:p>
        </w:tc>
      </w:tr>
    </w:tbl>
    <w:p w14:paraId="6C60D72C" w14:textId="77777777" w:rsidR="00930273" w:rsidRPr="00930273" w:rsidRDefault="00930273" w:rsidP="00930273">
      <w:pPr>
        <w:widowControl/>
        <w:suppressAutoHyphens w:val="0"/>
        <w:spacing w:before="200" w:after="200" w:line="276" w:lineRule="auto"/>
        <w:jc w:val="both"/>
        <w:rPr>
          <w:rFonts w:eastAsia="Times New Roman"/>
          <w:b/>
          <w:bCs/>
          <w:lang w:val="en-GB"/>
        </w:rPr>
      </w:pPr>
      <w:r w:rsidRPr="00930273">
        <w:rPr>
          <w:rFonts w:eastAsia="Times New Roman"/>
          <w:b/>
          <w:bCs/>
          <w:lang w:val="en-GB"/>
        </w:rPr>
        <w:t>XGBoost Price Prediction Accuracy</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0F0D7B3" w14:textId="77777777" w:rsidTr="00930273">
        <w:trPr>
          <w:trHeight w:val="320"/>
          <w:jc w:val="center"/>
        </w:trPr>
        <w:tc>
          <w:tcPr>
            <w:tcW w:w="2972" w:type="dxa"/>
            <w:shd w:val="clear" w:color="auto" w:fill="D3D3D3"/>
            <w:noWrap/>
            <w:vAlign w:val="bottom"/>
            <w:hideMark/>
          </w:tcPr>
          <w:p w14:paraId="5A2BA147" w14:textId="77777777" w:rsidR="00930273" w:rsidRPr="00930273" w:rsidRDefault="00930273" w:rsidP="00930273">
            <w:pPr>
              <w:widowControl/>
              <w:suppressAutoHyphens w:val="0"/>
              <w:rPr>
                <w:rFonts w:eastAsia="Times New Roman"/>
                <w:b/>
                <w:bCs/>
                <w:sz w:val="20"/>
                <w:szCs w:val="20"/>
                <w:lang w:val="en-IE" w:eastAsia="en-GB"/>
              </w:rPr>
            </w:pPr>
          </w:p>
        </w:tc>
        <w:tc>
          <w:tcPr>
            <w:tcW w:w="1276" w:type="dxa"/>
            <w:shd w:val="clear" w:color="auto" w:fill="D3D3D3"/>
            <w:noWrap/>
            <w:vAlign w:val="bottom"/>
            <w:hideMark/>
          </w:tcPr>
          <w:p w14:paraId="56D7090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281D1B2"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19565B14" w14:textId="77777777" w:rsidR="00930273" w:rsidRPr="00930273" w:rsidRDefault="00930273" w:rsidP="00930273">
            <w:pPr>
              <w:widowControl/>
              <w:suppressAutoHyphens w:val="0"/>
              <w:jc w:val="center"/>
              <w:rPr>
                <w:rFonts w:eastAsia="Times New Roman"/>
                <w:b/>
                <w:bCs/>
                <w:color w:val="000000"/>
                <w:sz w:val="20"/>
                <w:szCs w:val="20"/>
                <w:lang w:val="en-IE" w:eastAsia="en-GB"/>
              </w:rPr>
            </w:pPr>
            <w:r w:rsidRPr="00930273">
              <w:rPr>
                <w:rFonts w:eastAsia="Times New Roman"/>
                <w:b/>
                <w:bCs/>
                <w:color w:val="000000"/>
                <w:sz w:val="20"/>
                <w:szCs w:val="20"/>
                <w:lang w:val="en-IE"/>
              </w:rPr>
              <w:t>R-Squared</w:t>
            </w:r>
          </w:p>
        </w:tc>
      </w:tr>
      <w:tr w:rsidR="00930273" w:rsidRPr="00930273" w14:paraId="74B84D6F" w14:textId="77777777" w:rsidTr="00930273">
        <w:trPr>
          <w:trHeight w:val="320"/>
          <w:jc w:val="center"/>
        </w:trPr>
        <w:tc>
          <w:tcPr>
            <w:tcW w:w="2972" w:type="dxa"/>
            <w:shd w:val="clear" w:color="auto" w:fill="D3D3D3"/>
            <w:noWrap/>
            <w:vAlign w:val="bottom"/>
            <w:hideMark/>
          </w:tcPr>
          <w:p w14:paraId="528FA1CD"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6B3F230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9.75</w:t>
            </w:r>
          </w:p>
        </w:tc>
        <w:tc>
          <w:tcPr>
            <w:tcW w:w="1417" w:type="dxa"/>
            <w:shd w:val="clear" w:color="auto" w:fill="auto"/>
            <w:noWrap/>
            <w:vAlign w:val="bottom"/>
            <w:hideMark/>
          </w:tcPr>
          <w:p w14:paraId="702F3FB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53415.80</w:t>
            </w:r>
          </w:p>
        </w:tc>
        <w:tc>
          <w:tcPr>
            <w:tcW w:w="1395" w:type="dxa"/>
            <w:shd w:val="clear" w:color="auto" w:fill="auto"/>
            <w:noWrap/>
            <w:vAlign w:val="bottom"/>
            <w:hideMark/>
          </w:tcPr>
          <w:p w14:paraId="5FAC6C0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0.823</w:t>
            </w:r>
          </w:p>
        </w:tc>
      </w:tr>
      <w:tr w:rsidR="00930273" w:rsidRPr="00930273" w14:paraId="635A0920" w14:textId="77777777" w:rsidTr="00930273">
        <w:trPr>
          <w:trHeight w:val="320"/>
          <w:jc w:val="center"/>
        </w:trPr>
        <w:tc>
          <w:tcPr>
            <w:tcW w:w="2972" w:type="dxa"/>
            <w:shd w:val="clear" w:color="auto" w:fill="D3D3D3"/>
            <w:noWrap/>
            <w:vAlign w:val="bottom"/>
            <w:hideMark/>
          </w:tcPr>
          <w:p w14:paraId="5D7F8AD1"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00FD588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11.52</w:t>
            </w:r>
          </w:p>
        </w:tc>
        <w:tc>
          <w:tcPr>
            <w:tcW w:w="1417" w:type="dxa"/>
            <w:shd w:val="clear" w:color="auto" w:fill="auto"/>
            <w:noWrap/>
            <w:vAlign w:val="bottom"/>
            <w:hideMark/>
          </w:tcPr>
          <w:p w14:paraId="123B1741"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61009.86</w:t>
            </w:r>
          </w:p>
        </w:tc>
        <w:tc>
          <w:tcPr>
            <w:tcW w:w="1395" w:type="dxa"/>
            <w:shd w:val="clear" w:color="auto" w:fill="auto"/>
            <w:noWrap/>
            <w:vAlign w:val="bottom"/>
            <w:hideMark/>
          </w:tcPr>
          <w:p w14:paraId="7FF7E00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0.772</w:t>
            </w:r>
          </w:p>
        </w:tc>
      </w:tr>
      <w:tr w:rsidR="00930273" w:rsidRPr="00930273" w14:paraId="2CFCD967" w14:textId="77777777" w:rsidTr="00930273">
        <w:trPr>
          <w:trHeight w:val="320"/>
          <w:jc w:val="center"/>
        </w:trPr>
        <w:tc>
          <w:tcPr>
            <w:tcW w:w="2972" w:type="dxa"/>
            <w:shd w:val="clear" w:color="auto" w:fill="D3D3D3"/>
            <w:noWrap/>
            <w:vAlign w:val="bottom"/>
            <w:hideMark/>
          </w:tcPr>
          <w:p w14:paraId="101D090A"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44F0742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color w:val="000000"/>
                <w:sz w:val="20"/>
                <w:szCs w:val="20"/>
                <w:lang w:val="en-IE"/>
              </w:rPr>
              <w:t>11.11</w:t>
            </w:r>
          </w:p>
        </w:tc>
        <w:tc>
          <w:tcPr>
            <w:tcW w:w="1417" w:type="dxa"/>
            <w:shd w:val="clear" w:color="auto" w:fill="auto"/>
            <w:noWrap/>
            <w:vAlign w:val="bottom"/>
            <w:hideMark/>
          </w:tcPr>
          <w:p w14:paraId="57A442B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64287.03</w:t>
            </w:r>
          </w:p>
        </w:tc>
        <w:tc>
          <w:tcPr>
            <w:tcW w:w="1395" w:type="dxa"/>
            <w:shd w:val="clear" w:color="auto" w:fill="auto"/>
            <w:noWrap/>
            <w:vAlign w:val="bottom"/>
            <w:hideMark/>
          </w:tcPr>
          <w:p w14:paraId="539F9AA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3764C4A4" w14:textId="77777777" w:rsidTr="00930273">
        <w:trPr>
          <w:trHeight w:val="320"/>
          <w:jc w:val="center"/>
        </w:trPr>
        <w:tc>
          <w:tcPr>
            <w:tcW w:w="2972" w:type="dxa"/>
            <w:shd w:val="clear" w:color="auto" w:fill="D3D3D3"/>
            <w:noWrap/>
            <w:vAlign w:val="bottom"/>
            <w:hideMark/>
          </w:tcPr>
          <w:p w14:paraId="7B2D0AF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A0BDCE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11.07</w:t>
            </w:r>
          </w:p>
        </w:tc>
        <w:tc>
          <w:tcPr>
            <w:tcW w:w="1417" w:type="dxa"/>
            <w:shd w:val="clear" w:color="auto" w:fill="auto"/>
            <w:noWrap/>
            <w:vAlign w:val="bottom"/>
            <w:hideMark/>
          </w:tcPr>
          <w:p w14:paraId="0425BADF"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56941.40</w:t>
            </w:r>
          </w:p>
        </w:tc>
        <w:tc>
          <w:tcPr>
            <w:tcW w:w="1395" w:type="dxa"/>
            <w:shd w:val="clear" w:color="auto" w:fill="auto"/>
            <w:noWrap/>
            <w:vAlign w:val="bottom"/>
            <w:hideMark/>
          </w:tcPr>
          <w:p w14:paraId="367EBE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0.805</w:t>
            </w:r>
          </w:p>
        </w:tc>
      </w:tr>
      <w:tr w:rsidR="00930273" w:rsidRPr="00930273" w14:paraId="18DAB1A6" w14:textId="77777777" w:rsidTr="00930273">
        <w:trPr>
          <w:trHeight w:val="320"/>
          <w:jc w:val="center"/>
        </w:trPr>
        <w:tc>
          <w:tcPr>
            <w:tcW w:w="2972" w:type="dxa"/>
            <w:shd w:val="clear" w:color="auto" w:fill="D3D3D3"/>
            <w:noWrap/>
            <w:vAlign w:val="bottom"/>
            <w:hideMark/>
          </w:tcPr>
          <w:p w14:paraId="2FD8955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22E68C5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11.88</w:t>
            </w:r>
          </w:p>
        </w:tc>
        <w:tc>
          <w:tcPr>
            <w:tcW w:w="1417" w:type="dxa"/>
            <w:shd w:val="clear" w:color="auto" w:fill="auto"/>
            <w:noWrap/>
            <w:vAlign w:val="bottom"/>
            <w:hideMark/>
          </w:tcPr>
          <w:p w14:paraId="01A3B07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63700.74</w:t>
            </w:r>
          </w:p>
        </w:tc>
        <w:tc>
          <w:tcPr>
            <w:tcW w:w="1395" w:type="dxa"/>
            <w:shd w:val="clear" w:color="auto" w:fill="auto"/>
            <w:noWrap/>
            <w:vAlign w:val="bottom"/>
            <w:hideMark/>
          </w:tcPr>
          <w:p w14:paraId="7FB68A0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0.771</w:t>
            </w:r>
          </w:p>
        </w:tc>
      </w:tr>
      <w:tr w:rsidR="00930273" w:rsidRPr="00930273" w14:paraId="6D1BA434" w14:textId="77777777" w:rsidTr="00930273">
        <w:trPr>
          <w:trHeight w:val="320"/>
          <w:jc w:val="center"/>
        </w:trPr>
        <w:tc>
          <w:tcPr>
            <w:tcW w:w="2972" w:type="dxa"/>
            <w:shd w:val="clear" w:color="auto" w:fill="D3D3D3"/>
            <w:noWrap/>
            <w:vAlign w:val="bottom"/>
            <w:hideMark/>
          </w:tcPr>
          <w:p w14:paraId="18DDF0AB"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15668EEA"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8.69</w:t>
            </w:r>
          </w:p>
        </w:tc>
        <w:tc>
          <w:tcPr>
            <w:tcW w:w="1417" w:type="dxa"/>
            <w:shd w:val="clear" w:color="auto" w:fill="auto"/>
            <w:noWrap/>
            <w:vAlign w:val="bottom"/>
            <w:hideMark/>
          </w:tcPr>
          <w:p w14:paraId="1A8562B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47365.43</w:t>
            </w:r>
          </w:p>
        </w:tc>
        <w:tc>
          <w:tcPr>
            <w:tcW w:w="1395" w:type="dxa"/>
            <w:shd w:val="clear" w:color="auto" w:fill="auto"/>
            <w:noWrap/>
            <w:vAlign w:val="bottom"/>
            <w:hideMark/>
          </w:tcPr>
          <w:p w14:paraId="0A294A7F"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0.867</w:t>
            </w:r>
          </w:p>
        </w:tc>
      </w:tr>
      <w:tr w:rsidR="00930273" w:rsidRPr="00930273" w14:paraId="0F278B58" w14:textId="77777777" w:rsidTr="00930273">
        <w:trPr>
          <w:trHeight w:val="320"/>
          <w:jc w:val="center"/>
        </w:trPr>
        <w:tc>
          <w:tcPr>
            <w:tcW w:w="2972" w:type="dxa"/>
            <w:shd w:val="clear" w:color="auto" w:fill="D3D3D3"/>
            <w:noWrap/>
            <w:vAlign w:val="bottom"/>
            <w:hideMark/>
          </w:tcPr>
          <w:p w14:paraId="58775653"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5379CAB"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9.26</w:t>
            </w:r>
          </w:p>
        </w:tc>
        <w:tc>
          <w:tcPr>
            <w:tcW w:w="1417" w:type="dxa"/>
            <w:shd w:val="clear" w:color="auto" w:fill="auto"/>
            <w:noWrap/>
            <w:vAlign w:val="bottom"/>
            <w:hideMark/>
          </w:tcPr>
          <w:p w14:paraId="7182494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eastAsia="en-GB"/>
              </w:rPr>
              <w:t>51362.08</w:t>
            </w:r>
          </w:p>
        </w:tc>
        <w:tc>
          <w:tcPr>
            <w:tcW w:w="1395" w:type="dxa"/>
            <w:shd w:val="clear" w:color="auto" w:fill="auto"/>
            <w:noWrap/>
            <w:vAlign w:val="bottom"/>
            <w:hideMark/>
          </w:tcPr>
          <w:p w14:paraId="2E41034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0.745</w:t>
            </w:r>
          </w:p>
        </w:tc>
      </w:tr>
      <w:tr w:rsidR="00930273" w:rsidRPr="00930273" w14:paraId="7B018878" w14:textId="77777777" w:rsidTr="00930273">
        <w:trPr>
          <w:trHeight w:val="320"/>
          <w:jc w:val="center"/>
        </w:trPr>
        <w:tc>
          <w:tcPr>
            <w:tcW w:w="2972" w:type="dxa"/>
            <w:shd w:val="clear" w:color="auto" w:fill="D3D3D3"/>
            <w:noWrap/>
            <w:vAlign w:val="bottom"/>
            <w:hideMark/>
          </w:tcPr>
          <w:p w14:paraId="7B196C8E"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68FA1"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8.85</w:t>
            </w:r>
          </w:p>
        </w:tc>
        <w:tc>
          <w:tcPr>
            <w:tcW w:w="1417" w:type="dxa"/>
            <w:shd w:val="clear" w:color="auto" w:fill="auto"/>
            <w:noWrap/>
            <w:vAlign w:val="bottom"/>
            <w:hideMark/>
          </w:tcPr>
          <w:p w14:paraId="0EA0D9B3"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47202.34</w:t>
            </w:r>
          </w:p>
        </w:tc>
        <w:tc>
          <w:tcPr>
            <w:tcW w:w="1395" w:type="dxa"/>
            <w:shd w:val="clear" w:color="auto" w:fill="auto"/>
            <w:noWrap/>
            <w:vAlign w:val="bottom"/>
            <w:hideMark/>
          </w:tcPr>
          <w:p w14:paraId="4BCC631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0.864</w:t>
            </w:r>
          </w:p>
        </w:tc>
      </w:tr>
      <w:tr w:rsidR="00930273" w:rsidRPr="00930273" w14:paraId="08EE37DA" w14:textId="77777777" w:rsidTr="00930273">
        <w:trPr>
          <w:trHeight w:val="320"/>
          <w:jc w:val="center"/>
        </w:trPr>
        <w:tc>
          <w:tcPr>
            <w:tcW w:w="2972" w:type="dxa"/>
            <w:shd w:val="clear" w:color="auto" w:fill="D3D3D3"/>
            <w:noWrap/>
            <w:vAlign w:val="bottom"/>
            <w:hideMark/>
          </w:tcPr>
          <w:p w14:paraId="04DD691F" w14:textId="77777777" w:rsidR="00930273" w:rsidRPr="00930273" w:rsidRDefault="00930273" w:rsidP="00930273">
            <w:pPr>
              <w:widowControl/>
              <w:suppressAutoHyphens w:val="0"/>
              <w:rPr>
                <w:rFonts w:eastAsia="Times New Roman"/>
                <w:b/>
                <w:bCs/>
                <w:color w:val="000000"/>
                <w:sz w:val="20"/>
                <w:szCs w:val="20"/>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D1671C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9.45</w:t>
            </w:r>
          </w:p>
        </w:tc>
        <w:tc>
          <w:tcPr>
            <w:tcW w:w="1417" w:type="dxa"/>
            <w:shd w:val="clear" w:color="auto" w:fill="auto"/>
            <w:noWrap/>
            <w:vAlign w:val="bottom"/>
            <w:hideMark/>
          </w:tcPr>
          <w:p w14:paraId="2116A20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51336.54</w:t>
            </w:r>
          </w:p>
        </w:tc>
        <w:tc>
          <w:tcPr>
            <w:tcW w:w="1395" w:type="dxa"/>
            <w:shd w:val="clear" w:color="auto" w:fill="auto"/>
            <w:noWrap/>
            <w:vAlign w:val="bottom"/>
            <w:hideMark/>
          </w:tcPr>
          <w:p w14:paraId="7C52A0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0.834</w:t>
            </w:r>
          </w:p>
        </w:tc>
      </w:tr>
      <w:tr w:rsidR="00930273" w:rsidRPr="00930273" w14:paraId="32ECB0A3" w14:textId="77777777" w:rsidTr="00930273">
        <w:trPr>
          <w:trHeight w:val="320"/>
          <w:jc w:val="center"/>
        </w:trPr>
        <w:tc>
          <w:tcPr>
            <w:tcW w:w="2972" w:type="dxa"/>
            <w:shd w:val="clear" w:color="auto" w:fill="D3D3D3"/>
            <w:noWrap/>
            <w:vAlign w:val="bottom"/>
          </w:tcPr>
          <w:p w14:paraId="35E165F6"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231157F3"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9.76</w:t>
            </w:r>
          </w:p>
        </w:tc>
        <w:tc>
          <w:tcPr>
            <w:tcW w:w="1417" w:type="dxa"/>
            <w:shd w:val="clear" w:color="auto" w:fill="auto"/>
            <w:noWrap/>
            <w:vAlign w:val="bottom"/>
          </w:tcPr>
          <w:p w14:paraId="6B67C6FD"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51958.86</w:t>
            </w:r>
          </w:p>
        </w:tc>
        <w:tc>
          <w:tcPr>
            <w:tcW w:w="1395" w:type="dxa"/>
            <w:shd w:val="clear" w:color="auto" w:fill="auto"/>
            <w:noWrap/>
            <w:vAlign w:val="bottom"/>
          </w:tcPr>
          <w:p w14:paraId="0749BD38"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0.841</w:t>
            </w:r>
          </w:p>
        </w:tc>
      </w:tr>
    </w:tbl>
    <w:p w14:paraId="3D4125E5" w14:textId="77777777" w:rsidR="00930273" w:rsidRPr="00930273" w:rsidRDefault="00930273" w:rsidP="00930273">
      <w:pPr>
        <w:widowControl/>
        <w:suppressAutoHyphens w:val="0"/>
        <w:spacing w:before="200" w:after="200" w:line="276" w:lineRule="auto"/>
        <w:jc w:val="both"/>
        <w:rPr>
          <w:rFonts w:eastAsia="Times New Roman"/>
          <w:b/>
          <w:bCs/>
          <w:lang w:val="en-GB"/>
        </w:rPr>
      </w:pPr>
      <w:r w:rsidRPr="00930273">
        <w:rPr>
          <w:rFonts w:eastAsia="Times New Roman"/>
          <w:b/>
          <w:bCs/>
          <w:lang w:val="en-GB"/>
        </w:rPr>
        <w:t>Random Forest Price Prediction Results</w:t>
      </w:r>
    </w:p>
    <w:tbl>
      <w:tblPr>
        <w:tblW w:w="7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276"/>
        <w:gridCol w:w="1417"/>
        <w:gridCol w:w="1395"/>
      </w:tblGrid>
      <w:tr w:rsidR="00930273" w:rsidRPr="00930273" w14:paraId="2D345B64" w14:textId="77777777" w:rsidTr="00930273">
        <w:trPr>
          <w:trHeight w:val="320"/>
          <w:jc w:val="center"/>
        </w:trPr>
        <w:tc>
          <w:tcPr>
            <w:tcW w:w="2972" w:type="dxa"/>
            <w:shd w:val="clear" w:color="auto" w:fill="D3D3D3"/>
            <w:noWrap/>
            <w:vAlign w:val="bottom"/>
            <w:hideMark/>
          </w:tcPr>
          <w:p w14:paraId="0757A361" w14:textId="77777777" w:rsidR="00930273" w:rsidRPr="00930273" w:rsidRDefault="00930273" w:rsidP="00930273">
            <w:pPr>
              <w:widowControl/>
              <w:suppressAutoHyphens w:val="0"/>
              <w:rPr>
                <w:rFonts w:ascii="Times New Roman" w:eastAsia="Times New Roman" w:hAnsi="Times New Roman" w:cs="Times New Roman"/>
                <w:b/>
                <w:bCs/>
                <w:sz w:val="24"/>
                <w:szCs w:val="24"/>
                <w:lang w:val="en-IE" w:eastAsia="en-GB"/>
              </w:rPr>
            </w:pPr>
          </w:p>
        </w:tc>
        <w:tc>
          <w:tcPr>
            <w:tcW w:w="1276" w:type="dxa"/>
            <w:shd w:val="clear" w:color="auto" w:fill="D3D3D3"/>
            <w:noWrap/>
            <w:vAlign w:val="bottom"/>
            <w:hideMark/>
          </w:tcPr>
          <w:p w14:paraId="482363E7"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MdAPE</w:t>
            </w:r>
          </w:p>
        </w:tc>
        <w:tc>
          <w:tcPr>
            <w:tcW w:w="1417" w:type="dxa"/>
            <w:shd w:val="clear" w:color="auto" w:fill="D3D3D3"/>
            <w:noWrap/>
            <w:vAlign w:val="bottom"/>
            <w:hideMark/>
          </w:tcPr>
          <w:p w14:paraId="10BC807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MAE</w:t>
            </w:r>
          </w:p>
        </w:tc>
        <w:tc>
          <w:tcPr>
            <w:tcW w:w="1395" w:type="dxa"/>
            <w:shd w:val="clear" w:color="auto" w:fill="D3D3D3"/>
            <w:noWrap/>
            <w:vAlign w:val="bottom"/>
            <w:hideMark/>
          </w:tcPr>
          <w:p w14:paraId="2A983BA1" w14:textId="77777777" w:rsidR="00930273" w:rsidRPr="00930273" w:rsidRDefault="00930273" w:rsidP="00930273">
            <w:pPr>
              <w:widowControl/>
              <w:suppressAutoHyphens w:val="0"/>
              <w:jc w:val="center"/>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R-Squared</w:t>
            </w:r>
          </w:p>
        </w:tc>
      </w:tr>
      <w:tr w:rsidR="00930273" w:rsidRPr="00930273" w14:paraId="05068B2D" w14:textId="77777777" w:rsidTr="00930273">
        <w:trPr>
          <w:trHeight w:val="320"/>
          <w:jc w:val="center"/>
        </w:trPr>
        <w:tc>
          <w:tcPr>
            <w:tcW w:w="2972" w:type="dxa"/>
            <w:shd w:val="clear" w:color="auto" w:fill="D3D3D3"/>
            <w:noWrap/>
            <w:vAlign w:val="bottom"/>
            <w:hideMark/>
          </w:tcPr>
          <w:p w14:paraId="4CA2E53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Structured (Base)</w:t>
            </w:r>
          </w:p>
        </w:tc>
        <w:tc>
          <w:tcPr>
            <w:tcW w:w="1276" w:type="dxa"/>
            <w:shd w:val="clear" w:color="auto" w:fill="auto"/>
            <w:noWrap/>
            <w:vAlign w:val="bottom"/>
            <w:hideMark/>
          </w:tcPr>
          <w:p w14:paraId="2041542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14.18</w:t>
            </w:r>
          </w:p>
        </w:tc>
        <w:tc>
          <w:tcPr>
            <w:tcW w:w="1417" w:type="dxa"/>
            <w:shd w:val="clear" w:color="auto" w:fill="auto"/>
            <w:noWrap/>
            <w:vAlign w:val="bottom"/>
            <w:hideMark/>
          </w:tcPr>
          <w:p w14:paraId="0546A48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69,051.50</w:t>
            </w:r>
          </w:p>
        </w:tc>
        <w:tc>
          <w:tcPr>
            <w:tcW w:w="1395" w:type="dxa"/>
            <w:shd w:val="clear" w:color="auto" w:fill="auto"/>
            <w:noWrap/>
            <w:vAlign w:val="bottom"/>
            <w:hideMark/>
          </w:tcPr>
          <w:p w14:paraId="02229DA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0.738</w:t>
            </w:r>
          </w:p>
        </w:tc>
      </w:tr>
      <w:tr w:rsidR="00930273" w:rsidRPr="00930273" w14:paraId="3C6ECBAA" w14:textId="77777777" w:rsidTr="00930273">
        <w:trPr>
          <w:trHeight w:val="320"/>
          <w:jc w:val="center"/>
        </w:trPr>
        <w:tc>
          <w:tcPr>
            <w:tcW w:w="2972" w:type="dxa"/>
            <w:shd w:val="clear" w:color="auto" w:fill="D3D3D3"/>
            <w:noWrap/>
            <w:vAlign w:val="bottom"/>
            <w:hideMark/>
          </w:tcPr>
          <w:p w14:paraId="6715F4B8"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w:t>
            </w:r>
          </w:p>
        </w:tc>
        <w:tc>
          <w:tcPr>
            <w:tcW w:w="1276" w:type="dxa"/>
            <w:shd w:val="clear" w:color="auto" w:fill="auto"/>
            <w:noWrap/>
            <w:vAlign w:val="bottom"/>
            <w:hideMark/>
          </w:tcPr>
          <w:p w14:paraId="505A309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13.96</w:t>
            </w:r>
          </w:p>
        </w:tc>
        <w:tc>
          <w:tcPr>
            <w:tcW w:w="1417" w:type="dxa"/>
            <w:shd w:val="clear" w:color="auto" w:fill="auto"/>
            <w:noWrap/>
            <w:vAlign w:val="bottom"/>
            <w:hideMark/>
          </w:tcPr>
          <w:p w14:paraId="2F07082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68901.31</w:t>
            </w:r>
          </w:p>
        </w:tc>
        <w:tc>
          <w:tcPr>
            <w:tcW w:w="1395" w:type="dxa"/>
            <w:shd w:val="clear" w:color="auto" w:fill="auto"/>
            <w:noWrap/>
            <w:vAlign w:val="bottom"/>
            <w:hideMark/>
          </w:tcPr>
          <w:p w14:paraId="3BD02D8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0.741</w:t>
            </w:r>
          </w:p>
        </w:tc>
      </w:tr>
      <w:tr w:rsidR="00930273" w:rsidRPr="00930273" w14:paraId="6FB69EFF" w14:textId="77777777" w:rsidTr="00930273">
        <w:trPr>
          <w:trHeight w:val="320"/>
          <w:jc w:val="center"/>
        </w:trPr>
        <w:tc>
          <w:tcPr>
            <w:tcW w:w="2972" w:type="dxa"/>
            <w:shd w:val="clear" w:color="auto" w:fill="D3D3D3"/>
            <w:noWrap/>
            <w:vAlign w:val="bottom"/>
            <w:hideMark/>
          </w:tcPr>
          <w:p w14:paraId="018800C5"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w:t>
            </w:r>
          </w:p>
        </w:tc>
        <w:tc>
          <w:tcPr>
            <w:tcW w:w="1276" w:type="dxa"/>
            <w:shd w:val="clear" w:color="auto" w:fill="auto"/>
            <w:noWrap/>
            <w:vAlign w:val="bottom"/>
            <w:hideMark/>
          </w:tcPr>
          <w:p w14:paraId="5992280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14.32</w:t>
            </w:r>
          </w:p>
        </w:tc>
        <w:tc>
          <w:tcPr>
            <w:tcW w:w="1417" w:type="dxa"/>
            <w:shd w:val="clear" w:color="auto" w:fill="auto"/>
            <w:noWrap/>
            <w:vAlign w:val="bottom"/>
            <w:hideMark/>
          </w:tcPr>
          <w:p w14:paraId="5716AA0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69166.95</w:t>
            </w:r>
          </w:p>
        </w:tc>
        <w:tc>
          <w:tcPr>
            <w:tcW w:w="1395" w:type="dxa"/>
            <w:shd w:val="clear" w:color="auto" w:fill="auto"/>
            <w:noWrap/>
            <w:vAlign w:val="bottom"/>
            <w:hideMark/>
          </w:tcPr>
          <w:p w14:paraId="1B859BC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0.736</w:t>
            </w:r>
          </w:p>
        </w:tc>
      </w:tr>
      <w:tr w:rsidR="00930273" w:rsidRPr="00930273" w14:paraId="45486713" w14:textId="77777777" w:rsidTr="00930273">
        <w:trPr>
          <w:trHeight w:val="320"/>
          <w:jc w:val="center"/>
        </w:trPr>
        <w:tc>
          <w:tcPr>
            <w:tcW w:w="2972" w:type="dxa"/>
            <w:shd w:val="clear" w:color="auto" w:fill="D3D3D3"/>
            <w:noWrap/>
            <w:vAlign w:val="bottom"/>
            <w:hideMark/>
          </w:tcPr>
          <w:p w14:paraId="4BFE9E3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Lemmas</w:t>
            </w:r>
          </w:p>
        </w:tc>
        <w:tc>
          <w:tcPr>
            <w:tcW w:w="1276" w:type="dxa"/>
            <w:shd w:val="clear" w:color="auto" w:fill="auto"/>
            <w:noWrap/>
            <w:vAlign w:val="bottom"/>
            <w:hideMark/>
          </w:tcPr>
          <w:p w14:paraId="0207738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14.02</w:t>
            </w:r>
          </w:p>
        </w:tc>
        <w:tc>
          <w:tcPr>
            <w:tcW w:w="1417" w:type="dxa"/>
            <w:shd w:val="clear" w:color="auto" w:fill="auto"/>
            <w:noWrap/>
            <w:vAlign w:val="bottom"/>
            <w:hideMark/>
          </w:tcPr>
          <w:p w14:paraId="72E7BE95"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68880.99</w:t>
            </w:r>
          </w:p>
        </w:tc>
        <w:tc>
          <w:tcPr>
            <w:tcW w:w="1395" w:type="dxa"/>
            <w:shd w:val="clear" w:color="auto" w:fill="auto"/>
            <w:noWrap/>
            <w:vAlign w:val="bottom"/>
            <w:hideMark/>
          </w:tcPr>
          <w:p w14:paraId="3F875158"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2486D408" w14:textId="77777777" w:rsidTr="00930273">
        <w:trPr>
          <w:trHeight w:val="320"/>
          <w:jc w:val="center"/>
        </w:trPr>
        <w:tc>
          <w:tcPr>
            <w:tcW w:w="2972" w:type="dxa"/>
            <w:shd w:val="clear" w:color="auto" w:fill="D3D3D3"/>
            <w:noWrap/>
            <w:vAlign w:val="bottom"/>
            <w:hideMark/>
          </w:tcPr>
          <w:p w14:paraId="05A71009"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Adjectives</w:t>
            </w:r>
          </w:p>
        </w:tc>
        <w:tc>
          <w:tcPr>
            <w:tcW w:w="1276" w:type="dxa"/>
            <w:shd w:val="clear" w:color="auto" w:fill="auto"/>
            <w:noWrap/>
            <w:vAlign w:val="bottom"/>
            <w:hideMark/>
          </w:tcPr>
          <w:p w14:paraId="751EC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396C7B1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68778.86</w:t>
            </w:r>
          </w:p>
        </w:tc>
        <w:tc>
          <w:tcPr>
            <w:tcW w:w="1395" w:type="dxa"/>
            <w:shd w:val="clear" w:color="auto" w:fill="auto"/>
            <w:noWrap/>
            <w:vAlign w:val="bottom"/>
            <w:hideMark/>
          </w:tcPr>
          <w:p w14:paraId="11B9EB5C"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6214FFC2" w14:textId="77777777" w:rsidTr="00930273">
        <w:trPr>
          <w:trHeight w:val="320"/>
          <w:jc w:val="center"/>
        </w:trPr>
        <w:tc>
          <w:tcPr>
            <w:tcW w:w="2972" w:type="dxa"/>
            <w:shd w:val="clear" w:color="auto" w:fill="D3D3D3"/>
            <w:noWrap/>
            <w:vAlign w:val="bottom"/>
            <w:hideMark/>
          </w:tcPr>
          <w:p w14:paraId="638105CE"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Nouns + Lemmas</w:t>
            </w:r>
          </w:p>
        </w:tc>
        <w:tc>
          <w:tcPr>
            <w:tcW w:w="1276" w:type="dxa"/>
            <w:shd w:val="clear" w:color="auto" w:fill="auto"/>
            <w:noWrap/>
            <w:vAlign w:val="bottom"/>
            <w:hideMark/>
          </w:tcPr>
          <w:p w14:paraId="67C893F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14.05</w:t>
            </w:r>
          </w:p>
        </w:tc>
        <w:tc>
          <w:tcPr>
            <w:tcW w:w="1417" w:type="dxa"/>
            <w:shd w:val="clear" w:color="auto" w:fill="auto"/>
            <w:noWrap/>
            <w:vAlign w:val="bottom"/>
            <w:hideMark/>
          </w:tcPr>
          <w:p w14:paraId="14E051CE"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68718.59</w:t>
            </w:r>
          </w:p>
        </w:tc>
        <w:tc>
          <w:tcPr>
            <w:tcW w:w="1395" w:type="dxa"/>
            <w:shd w:val="clear" w:color="auto" w:fill="auto"/>
            <w:noWrap/>
            <w:vAlign w:val="bottom"/>
            <w:hideMark/>
          </w:tcPr>
          <w:p w14:paraId="7CAF09B9"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0.743</w:t>
            </w:r>
          </w:p>
        </w:tc>
      </w:tr>
      <w:tr w:rsidR="00930273" w:rsidRPr="00930273" w14:paraId="47D303D8" w14:textId="77777777" w:rsidTr="00930273">
        <w:trPr>
          <w:trHeight w:val="320"/>
          <w:jc w:val="center"/>
        </w:trPr>
        <w:tc>
          <w:tcPr>
            <w:tcW w:w="2972" w:type="dxa"/>
            <w:shd w:val="clear" w:color="auto" w:fill="D3D3D3"/>
            <w:noWrap/>
            <w:vAlign w:val="bottom"/>
            <w:hideMark/>
          </w:tcPr>
          <w:p w14:paraId="5AA49190"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Adjectives + Lemmas</w:t>
            </w:r>
          </w:p>
        </w:tc>
        <w:tc>
          <w:tcPr>
            <w:tcW w:w="1276" w:type="dxa"/>
            <w:shd w:val="clear" w:color="auto" w:fill="auto"/>
            <w:noWrap/>
            <w:vAlign w:val="bottom"/>
            <w:hideMark/>
          </w:tcPr>
          <w:p w14:paraId="76712437"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14.12</w:t>
            </w:r>
          </w:p>
        </w:tc>
        <w:tc>
          <w:tcPr>
            <w:tcW w:w="1417" w:type="dxa"/>
            <w:shd w:val="clear" w:color="auto" w:fill="auto"/>
            <w:noWrap/>
            <w:vAlign w:val="bottom"/>
            <w:hideMark/>
          </w:tcPr>
          <w:p w14:paraId="6D874930"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68985.94</w:t>
            </w:r>
          </w:p>
        </w:tc>
        <w:tc>
          <w:tcPr>
            <w:tcW w:w="1395" w:type="dxa"/>
            <w:shd w:val="clear" w:color="auto" w:fill="auto"/>
            <w:noWrap/>
            <w:vAlign w:val="bottom"/>
            <w:hideMark/>
          </w:tcPr>
          <w:p w14:paraId="7A0FB656"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0.739</w:t>
            </w:r>
          </w:p>
        </w:tc>
      </w:tr>
      <w:tr w:rsidR="00930273" w:rsidRPr="00930273" w14:paraId="51A937EB" w14:textId="77777777" w:rsidTr="00930273">
        <w:trPr>
          <w:trHeight w:val="320"/>
          <w:jc w:val="center"/>
        </w:trPr>
        <w:tc>
          <w:tcPr>
            <w:tcW w:w="2972" w:type="dxa"/>
            <w:shd w:val="clear" w:color="auto" w:fill="D3D3D3"/>
            <w:noWrap/>
            <w:vAlign w:val="bottom"/>
            <w:hideMark/>
          </w:tcPr>
          <w:p w14:paraId="05474007"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All Word-Types</w:t>
            </w:r>
          </w:p>
        </w:tc>
        <w:tc>
          <w:tcPr>
            <w:tcW w:w="1276" w:type="dxa"/>
            <w:shd w:val="clear" w:color="auto" w:fill="auto"/>
            <w:noWrap/>
            <w:vAlign w:val="bottom"/>
            <w:hideMark/>
          </w:tcPr>
          <w:p w14:paraId="196FF5C2"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14.31</w:t>
            </w:r>
          </w:p>
        </w:tc>
        <w:tc>
          <w:tcPr>
            <w:tcW w:w="1417" w:type="dxa"/>
            <w:shd w:val="clear" w:color="auto" w:fill="auto"/>
            <w:noWrap/>
            <w:vAlign w:val="bottom"/>
            <w:hideMark/>
          </w:tcPr>
          <w:p w14:paraId="7733C334"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68630.96</w:t>
            </w:r>
          </w:p>
        </w:tc>
        <w:tc>
          <w:tcPr>
            <w:tcW w:w="1395" w:type="dxa"/>
            <w:shd w:val="clear" w:color="auto" w:fill="auto"/>
            <w:noWrap/>
            <w:vAlign w:val="bottom"/>
            <w:hideMark/>
          </w:tcPr>
          <w:p w14:paraId="17D496C8" w14:textId="77777777" w:rsidR="00930273" w:rsidRPr="00930273" w:rsidRDefault="00930273" w:rsidP="00930273">
            <w:pPr>
              <w:widowControl/>
              <w:suppressAutoHyphens w:val="0"/>
              <w:jc w:val="right"/>
              <w:rPr>
                <w:rFonts w:eastAsia="Times New Roman"/>
                <w:b/>
                <w:bCs/>
                <w:color w:val="000000"/>
                <w:sz w:val="20"/>
                <w:szCs w:val="20"/>
                <w:u w:val="single"/>
                <w:lang w:val="en-IE" w:eastAsia="en-GB"/>
              </w:rPr>
            </w:pPr>
            <w:r w:rsidRPr="00930273">
              <w:rPr>
                <w:rFonts w:eastAsia="Times New Roman"/>
                <w:b/>
                <w:bCs/>
                <w:color w:val="000000"/>
                <w:sz w:val="20"/>
                <w:szCs w:val="20"/>
                <w:u w:val="single"/>
                <w:lang w:val="en-IE"/>
              </w:rPr>
              <w:t>0.745</w:t>
            </w:r>
          </w:p>
        </w:tc>
      </w:tr>
      <w:tr w:rsidR="00930273" w:rsidRPr="00930273" w14:paraId="00850545" w14:textId="77777777" w:rsidTr="00930273">
        <w:trPr>
          <w:trHeight w:val="320"/>
          <w:jc w:val="center"/>
        </w:trPr>
        <w:tc>
          <w:tcPr>
            <w:tcW w:w="2972" w:type="dxa"/>
            <w:shd w:val="clear" w:color="auto" w:fill="D3D3D3"/>
            <w:noWrap/>
            <w:vAlign w:val="bottom"/>
            <w:hideMark/>
          </w:tcPr>
          <w:p w14:paraId="63D3143A" w14:textId="77777777" w:rsidR="00930273" w:rsidRPr="00930273" w:rsidRDefault="00930273" w:rsidP="00930273">
            <w:pPr>
              <w:widowControl/>
              <w:suppressAutoHyphens w:val="0"/>
              <w:rPr>
                <w:rFonts w:ascii="Calibri" w:eastAsia="Times New Roman" w:hAnsi="Calibri" w:cs="Calibri"/>
                <w:b/>
                <w:bCs/>
                <w:color w:val="000000"/>
                <w:sz w:val="24"/>
                <w:szCs w:val="24"/>
                <w:lang w:val="en-IE" w:eastAsia="en-GB"/>
              </w:rPr>
            </w:pPr>
            <w:r w:rsidRPr="00930273">
              <w:rPr>
                <w:rFonts w:eastAsia="Times New Roman"/>
                <w:b/>
                <w:bCs/>
                <w:color w:val="000000"/>
                <w:sz w:val="20"/>
                <w:szCs w:val="20"/>
                <w:lang w:val="en-IE"/>
              </w:rPr>
              <w:t>Base + Counts + Lengths*</w:t>
            </w:r>
          </w:p>
        </w:tc>
        <w:tc>
          <w:tcPr>
            <w:tcW w:w="1276" w:type="dxa"/>
            <w:shd w:val="clear" w:color="auto" w:fill="auto"/>
            <w:noWrap/>
            <w:vAlign w:val="bottom"/>
            <w:hideMark/>
          </w:tcPr>
          <w:p w14:paraId="33BBD774"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13.89</w:t>
            </w:r>
          </w:p>
        </w:tc>
        <w:tc>
          <w:tcPr>
            <w:tcW w:w="1417" w:type="dxa"/>
            <w:shd w:val="clear" w:color="auto" w:fill="auto"/>
            <w:noWrap/>
            <w:vAlign w:val="bottom"/>
            <w:hideMark/>
          </w:tcPr>
          <w:p w14:paraId="48454393"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69361.15</w:t>
            </w:r>
          </w:p>
        </w:tc>
        <w:tc>
          <w:tcPr>
            <w:tcW w:w="1395" w:type="dxa"/>
            <w:shd w:val="clear" w:color="auto" w:fill="auto"/>
            <w:noWrap/>
            <w:vAlign w:val="bottom"/>
            <w:hideMark/>
          </w:tcPr>
          <w:p w14:paraId="243E2E5A" w14:textId="77777777" w:rsidR="00930273" w:rsidRPr="00930273" w:rsidRDefault="00930273" w:rsidP="00930273">
            <w:pPr>
              <w:widowControl/>
              <w:suppressAutoHyphens w:val="0"/>
              <w:jc w:val="right"/>
              <w:rPr>
                <w:rFonts w:eastAsia="Times New Roman"/>
                <w:color w:val="000000"/>
                <w:sz w:val="20"/>
                <w:szCs w:val="20"/>
                <w:lang w:val="en-IE" w:eastAsia="en-GB"/>
              </w:rPr>
            </w:pPr>
            <w:r w:rsidRPr="00930273">
              <w:rPr>
                <w:rFonts w:eastAsia="Times New Roman"/>
                <w:color w:val="000000"/>
                <w:sz w:val="20"/>
                <w:szCs w:val="20"/>
                <w:lang w:val="en-IE"/>
              </w:rPr>
              <w:t>0.735</w:t>
            </w:r>
          </w:p>
        </w:tc>
      </w:tr>
      <w:tr w:rsidR="00930273" w:rsidRPr="00930273" w14:paraId="0C55C011" w14:textId="77777777" w:rsidTr="00930273">
        <w:trPr>
          <w:trHeight w:val="320"/>
          <w:jc w:val="center"/>
        </w:trPr>
        <w:tc>
          <w:tcPr>
            <w:tcW w:w="2972" w:type="dxa"/>
            <w:shd w:val="clear" w:color="auto" w:fill="D3D3D3"/>
            <w:noWrap/>
            <w:vAlign w:val="bottom"/>
          </w:tcPr>
          <w:p w14:paraId="0A27E1FD" w14:textId="77777777" w:rsidR="00930273" w:rsidRPr="00930273" w:rsidRDefault="00930273" w:rsidP="00930273">
            <w:pPr>
              <w:widowControl/>
              <w:suppressAutoHyphens w:val="0"/>
              <w:rPr>
                <w:rFonts w:eastAsia="Times New Roman"/>
                <w:b/>
                <w:bCs/>
                <w:color w:val="000000"/>
                <w:sz w:val="20"/>
                <w:szCs w:val="20"/>
                <w:lang w:val="en-IE"/>
              </w:rPr>
            </w:pPr>
            <w:r w:rsidRPr="00930273">
              <w:rPr>
                <w:rFonts w:eastAsia="Times New Roman"/>
                <w:b/>
                <w:bCs/>
                <w:color w:val="000000"/>
                <w:sz w:val="20"/>
                <w:szCs w:val="20"/>
                <w:lang w:val="en-IE"/>
              </w:rPr>
              <w:t>Base + All Variables</w:t>
            </w:r>
          </w:p>
        </w:tc>
        <w:tc>
          <w:tcPr>
            <w:tcW w:w="1276" w:type="dxa"/>
            <w:shd w:val="clear" w:color="auto" w:fill="auto"/>
            <w:noWrap/>
            <w:vAlign w:val="bottom"/>
          </w:tcPr>
          <w:p w14:paraId="37156A0C" w14:textId="77777777" w:rsidR="00930273" w:rsidRPr="00930273" w:rsidRDefault="00930273" w:rsidP="00930273">
            <w:pPr>
              <w:widowControl/>
              <w:suppressAutoHyphens w:val="0"/>
              <w:jc w:val="right"/>
              <w:rPr>
                <w:rFonts w:eastAsia="Times New Roman"/>
                <w:b/>
                <w:bCs/>
                <w:color w:val="000000"/>
                <w:sz w:val="20"/>
                <w:szCs w:val="20"/>
                <w:u w:val="single"/>
                <w:lang w:val="en-IE"/>
              </w:rPr>
            </w:pPr>
            <w:r w:rsidRPr="00930273">
              <w:rPr>
                <w:rFonts w:eastAsia="Times New Roman"/>
                <w:b/>
                <w:bCs/>
                <w:color w:val="000000"/>
                <w:sz w:val="20"/>
                <w:szCs w:val="20"/>
                <w:u w:val="single"/>
                <w:lang w:val="en-IE"/>
              </w:rPr>
              <w:t>13.84</w:t>
            </w:r>
          </w:p>
        </w:tc>
        <w:tc>
          <w:tcPr>
            <w:tcW w:w="1417" w:type="dxa"/>
            <w:shd w:val="clear" w:color="auto" w:fill="auto"/>
            <w:noWrap/>
            <w:vAlign w:val="bottom"/>
          </w:tcPr>
          <w:p w14:paraId="4B922A1C"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69226.73</w:t>
            </w:r>
          </w:p>
        </w:tc>
        <w:tc>
          <w:tcPr>
            <w:tcW w:w="1395" w:type="dxa"/>
            <w:shd w:val="clear" w:color="auto" w:fill="auto"/>
            <w:noWrap/>
            <w:vAlign w:val="bottom"/>
          </w:tcPr>
          <w:p w14:paraId="41664AF0" w14:textId="77777777" w:rsidR="00930273" w:rsidRPr="00930273" w:rsidRDefault="00930273" w:rsidP="00930273">
            <w:pPr>
              <w:widowControl/>
              <w:suppressAutoHyphens w:val="0"/>
              <w:jc w:val="right"/>
              <w:rPr>
                <w:rFonts w:eastAsia="Times New Roman"/>
                <w:color w:val="000000"/>
                <w:sz w:val="20"/>
                <w:szCs w:val="20"/>
                <w:lang w:val="en-IE"/>
              </w:rPr>
            </w:pPr>
            <w:r w:rsidRPr="00930273">
              <w:rPr>
                <w:rFonts w:eastAsia="Times New Roman"/>
                <w:color w:val="000000"/>
                <w:sz w:val="20"/>
                <w:szCs w:val="20"/>
                <w:lang w:val="en-IE"/>
              </w:rPr>
              <w:t>0.739</w:t>
            </w:r>
          </w:p>
        </w:tc>
      </w:tr>
    </w:tbl>
    <w:p w14:paraId="50B60EB6" w14:textId="77777777" w:rsidR="00930273" w:rsidRPr="00930273" w:rsidRDefault="00930273" w:rsidP="00930273">
      <w:pPr>
        <w:widowControl/>
        <w:suppressAutoHyphens w:val="0"/>
        <w:spacing w:before="200" w:after="200" w:line="276" w:lineRule="auto"/>
        <w:jc w:val="both"/>
        <w:rPr>
          <w:rFonts w:eastAsia="Times New Roman"/>
          <w:sz w:val="18"/>
          <w:szCs w:val="18"/>
          <w:lang w:val="en-GB"/>
        </w:rPr>
      </w:pPr>
      <w:r w:rsidRPr="00930273">
        <w:rPr>
          <w:rFonts w:eastAsia="Times New Roman"/>
          <w:sz w:val="18"/>
          <w:szCs w:val="18"/>
          <w:lang w:val="en-GB"/>
        </w:rPr>
        <w:t xml:space="preserve">* Counts + Lengths: Counts are the number of each word-type in a description (e.g., count of nouns), Lengths are the average length of word-types in description (e.g., average length of adjectives). </w:t>
      </w:r>
    </w:p>
    <w:p w14:paraId="735F4158"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lang w:val="en-GB"/>
        </w:rPr>
        <w:t xml:space="preserve">Appendix I: </w:t>
      </w:r>
      <w:r w:rsidRPr="00930273">
        <w:rPr>
          <w:rFonts w:eastAsia="Times New Roman"/>
          <w:b/>
          <w:bCs/>
          <w:lang w:val="en-GB"/>
        </w:rPr>
        <w:t>Accuracy vs. Price Range</w:t>
      </w:r>
    </w:p>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0"/>
        <w:gridCol w:w="1200"/>
        <w:gridCol w:w="1742"/>
        <w:gridCol w:w="1958"/>
      </w:tblGrid>
      <w:tr w:rsidR="00930273" w:rsidRPr="00930273" w14:paraId="7CF72F01" w14:textId="77777777" w:rsidTr="00930273">
        <w:trPr>
          <w:trHeight w:val="340"/>
          <w:jc w:val="center"/>
        </w:trPr>
        <w:tc>
          <w:tcPr>
            <w:tcW w:w="2440" w:type="dxa"/>
            <w:shd w:val="clear" w:color="auto" w:fill="D3D3D3"/>
            <w:noWrap/>
            <w:vAlign w:val="bottom"/>
            <w:hideMark/>
          </w:tcPr>
          <w:p w14:paraId="285AB605"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Price Range</w:t>
            </w:r>
          </w:p>
        </w:tc>
        <w:tc>
          <w:tcPr>
            <w:tcW w:w="1200" w:type="dxa"/>
            <w:shd w:val="clear" w:color="auto" w:fill="D3D3D3"/>
            <w:noWrap/>
            <w:vAlign w:val="bottom"/>
            <w:hideMark/>
          </w:tcPr>
          <w:p w14:paraId="3B05AAC5"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MdAPE</w:t>
            </w:r>
          </w:p>
        </w:tc>
        <w:tc>
          <w:tcPr>
            <w:tcW w:w="1742" w:type="dxa"/>
            <w:shd w:val="clear" w:color="auto" w:fill="D3D3D3"/>
            <w:noWrap/>
            <w:vAlign w:val="bottom"/>
            <w:hideMark/>
          </w:tcPr>
          <w:p w14:paraId="63750FF2"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Testing Rows</w:t>
            </w:r>
          </w:p>
        </w:tc>
        <w:tc>
          <w:tcPr>
            <w:tcW w:w="1958" w:type="dxa"/>
            <w:shd w:val="clear" w:color="auto" w:fill="D3D3D3"/>
            <w:noWrap/>
            <w:vAlign w:val="bottom"/>
            <w:hideMark/>
          </w:tcPr>
          <w:p w14:paraId="1CF1A297" w14:textId="77777777" w:rsidR="00930273" w:rsidRPr="00930273" w:rsidRDefault="00930273" w:rsidP="00930273">
            <w:pPr>
              <w:widowControl/>
              <w:suppressAutoHyphens w:val="0"/>
              <w:spacing w:after="200" w:line="276" w:lineRule="auto"/>
              <w:jc w:val="center"/>
              <w:rPr>
                <w:rFonts w:eastAsia="Times New Roman"/>
                <w:b/>
                <w:bCs/>
                <w:color w:val="000000"/>
                <w:sz w:val="20"/>
                <w:szCs w:val="20"/>
                <w:lang w:val="en-IE"/>
              </w:rPr>
            </w:pPr>
            <w:r w:rsidRPr="00930273">
              <w:rPr>
                <w:rFonts w:eastAsia="Times New Roman"/>
                <w:b/>
                <w:bCs/>
                <w:color w:val="000000"/>
                <w:sz w:val="20"/>
                <w:szCs w:val="20"/>
                <w:lang w:val="en-IE"/>
              </w:rPr>
              <w:t># Training Rows</w:t>
            </w:r>
          </w:p>
        </w:tc>
      </w:tr>
      <w:tr w:rsidR="00930273" w:rsidRPr="00930273" w14:paraId="35E2F00F" w14:textId="77777777" w:rsidTr="00930273">
        <w:trPr>
          <w:trHeight w:val="340"/>
          <w:jc w:val="center"/>
        </w:trPr>
        <w:tc>
          <w:tcPr>
            <w:tcW w:w="2440" w:type="dxa"/>
            <w:shd w:val="clear" w:color="auto" w:fill="D3D3D3"/>
            <w:noWrap/>
            <w:vAlign w:val="bottom"/>
            <w:hideMark/>
          </w:tcPr>
          <w:p w14:paraId="31D32363" w14:textId="77777777" w:rsidR="00930273" w:rsidRPr="00930273" w:rsidRDefault="00930273" w:rsidP="00930273">
            <w:pPr>
              <w:widowControl/>
              <w:suppressAutoHyphens w:val="0"/>
              <w:spacing w:after="200" w:line="276" w:lineRule="auto"/>
              <w:jc w:val="both"/>
              <w:rPr>
                <w:rFonts w:eastAsia="Times New Roman"/>
                <w:b/>
                <w:bCs/>
                <w:color w:val="000000"/>
                <w:sz w:val="20"/>
                <w:szCs w:val="20"/>
                <w:lang w:val="en-IE"/>
              </w:rPr>
            </w:pPr>
            <w:r w:rsidRPr="00930273">
              <w:rPr>
                <w:rFonts w:eastAsia="Times New Roman"/>
                <w:b/>
                <w:bCs/>
                <w:color w:val="000000"/>
                <w:sz w:val="20"/>
                <w:szCs w:val="20"/>
                <w:lang w:val="en-IE"/>
              </w:rPr>
              <w:t>(50000, 100000]</w:t>
            </w:r>
          </w:p>
        </w:tc>
        <w:tc>
          <w:tcPr>
            <w:tcW w:w="1200" w:type="dxa"/>
            <w:shd w:val="clear" w:color="auto" w:fill="auto"/>
            <w:noWrap/>
            <w:vAlign w:val="bottom"/>
            <w:hideMark/>
          </w:tcPr>
          <w:p w14:paraId="0C0167B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215.58</w:t>
            </w:r>
          </w:p>
        </w:tc>
        <w:tc>
          <w:tcPr>
            <w:tcW w:w="1742" w:type="dxa"/>
            <w:shd w:val="clear" w:color="auto" w:fill="auto"/>
            <w:noWrap/>
            <w:vAlign w:val="bottom"/>
            <w:hideMark/>
          </w:tcPr>
          <w:p w14:paraId="2CF43C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30D3514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0</w:t>
            </w:r>
          </w:p>
        </w:tc>
      </w:tr>
      <w:tr w:rsidR="00930273" w:rsidRPr="00930273" w14:paraId="7DA3018D" w14:textId="77777777" w:rsidTr="00930273">
        <w:trPr>
          <w:trHeight w:val="340"/>
          <w:jc w:val="center"/>
        </w:trPr>
        <w:tc>
          <w:tcPr>
            <w:tcW w:w="2440" w:type="dxa"/>
            <w:shd w:val="clear" w:color="auto" w:fill="D3D3D3"/>
            <w:noWrap/>
            <w:vAlign w:val="bottom"/>
            <w:hideMark/>
          </w:tcPr>
          <w:p w14:paraId="5E20374E"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(100000, 150000]</w:t>
            </w:r>
          </w:p>
        </w:tc>
        <w:tc>
          <w:tcPr>
            <w:tcW w:w="1200" w:type="dxa"/>
            <w:shd w:val="clear" w:color="auto" w:fill="auto"/>
            <w:noWrap/>
            <w:vAlign w:val="bottom"/>
            <w:hideMark/>
          </w:tcPr>
          <w:p w14:paraId="14F68C9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37.29</w:t>
            </w:r>
          </w:p>
        </w:tc>
        <w:tc>
          <w:tcPr>
            <w:tcW w:w="1742" w:type="dxa"/>
            <w:shd w:val="clear" w:color="auto" w:fill="auto"/>
            <w:noWrap/>
            <w:vAlign w:val="bottom"/>
            <w:hideMark/>
          </w:tcPr>
          <w:p w14:paraId="517C743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w:t>
            </w:r>
          </w:p>
        </w:tc>
        <w:tc>
          <w:tcPr>
            <w:tcW w:w="1958" w:type="dxa"/>
            <w:shd w:val="clear" w:color="auto" w:fill="auto"/>
            <w:noWrap/>
            <w:vAlign w:val="bottom"/>
            <w:hideMark/>
          </w:tcPr>
          <w:p w14:paraId="2E834962"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w:t>
            </w:r>
          </w:p>
        </w:tc>
      </w:tr>
      <w:tr w:rsidR="00930273" w:rsidRPr="00930273" w14:paraId="3DE36602" w14:textId="77777777" w:rsidTr="00930273">
        <w:trPr>
          <w:trHeight w:val="340"/>
          <w:jc w:val="center"/>
        </w:trPr>
        <w:tc>
          <w:tcPr>
            <w:tcW w:w="2440" w:type="dxa"/>
            <w:shd w:val="clear" w:color="auto" w:fill="D3D3D3"/>
            <w:noWrap/>
            <w:vAlign w:val="bottom"/>
            <w:hideMark/>
          </w:tcPr>
          <w:p w14:paraId="717F6CF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(150000, 200000]</w:t>
            </w:r>
          </w:p>
        </w:tc>
        <w:tc>
          <w:tcPr>
            <w:tcW w:w="1200" w:type="dxa"/>
            <w:shd w:val="clear" w:color="auto" w:fill="auto"/>
            <w:noWrap/>
            <w:vAlign w:val="bottom"/>
            <w:hideMark/>
          </w:tcPr>
          <w:p w14:paraId="40842B8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11.03</w:t>
            </w:r>
          </w:p>
        </w:tc>
        <w:tc>
          <w:tcPr>
            <w:tcW w:w="1742" w:type="dxa"/>
            <w:shd w:val="clear" w:color="auto" w:fill="auto"/>
            <w:noWrap/>
            <w:vAlign w:val="bottom"/>
            <w:hideMark/>
          </w:tcPr>
          <w:p w14:paraId="2987A8C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w:t>
            </w:r>
          </w:p>
        </w:tc>
        <w:tc>
          <w:tcPr>
            <w:tcW w:w="1958" w:type="dxa"/>
            <w:shd w:val="clear" w:color="auto" w:fill="auto"/>
            <w:noWrap/>
            <w:vAlign w:val="bottom"/>
            <w:hideMark/>
          </w:tcPr>
          <w:p w14:paraId="5461902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104</w:t>
            </w:r>
          </w:p>
        </w:tc>
      </w:tr>
      <w:tr w:rsidR="00930273" w:rsidRPr="00930273" w14:paraId="2AA0E564" w14:textId="77777777" w:rsidTr="00930273">
        <w:trPr>
          <w:trHeight w:val="340"/>
          <w:jc w:val="center"/>
        </w:trPr>
        <w:tc>
          <w:tcPr>
            <w:tcW w:w="2440" w:type="dxa"/>
            <w:shd w:val="clear" w:color="auto" w:fill="D3D3D3"/>
            <w:noWrap/>
            <w:vAlign w:val="bottom"/>
            <w:hideMark/>
          </w:tcPr>
          <w:p w14:paraId="57CD25A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(200000, 250000]</w:t>
            </w:r>
          </w:p>
        </w:tc>
        <w:tc>
          <w:tcPr>
            <w:tcW w:w="1200" w:type="dxa"/>
            <w:shd w:val="clear" w:color="auto" w:fill="auto"/>
            <w:noWrap/>
            <w:vAlign w:val="bottom"/>
            <w:hideMark/>
          </w:tcPr>
          <w:p w14:paraId="742A6A1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11.93</w:t>
            </w:r>
          </w:p>
        </w:tc>
        <w:tc>
          <w:tcPr>
            <w:tcW w:w="1742" w:type="dxa"/>
            <w:shd w:val="clear" w:color="auto" w:fill="auto"/>
            <w:noWrap/>
            <w:vAlign w:val="bottom"/>
            <w:hideMark/>
          </w:tcPr>
          <w:p w14:paraId="1A348F7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70</w:t>
            </w:r>
          </w:p>
        </w:tc>
        <w:tc>
          <w:tcPr>
            <w:tcW w:w="1958" w:type="dxa"/>
            <w:shd w:val="clear" w:color="auto" w:fill="auto"/>
            <w:noWrap/>
            <w:vAlign w:val="bottom"/>
            <w:hideMark/>
          </w:tcPr>
          <w:p w14:paraId="6D71323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236</w:t>
            </w:r>
          </w:p>
        </w:tc>
      </w:tr>
      <w:tr w:rsidR="00930273" w:rsidRPr="00930273" w14:paraId="5C9E27D9" w14:textId="77777777" w:rsidTr="00930273">
        <w:trPr>
          <w:trHeight w:val="340"/>
          <w:jc w:val="center"/>
        </w:trPr>
        <w:tc>
          <w:tcPr>
            <w:tcW w:w="2440" w:type="dxa"/>
            <w:shd w:val="clear" w:color="auto" w:fill="D3D3D3"/>
            <w:noWrap/>
            <w:vAlign w:val="bottom"/>
            <w:hideMark/>
          </w:tcPr>
          <w:p w14:paraId="798CECCA"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(250000, 300000]</w:t>
            </w:r>
          </w:p>
        </w:tc>
        <w:tc>
          <w:tcPr>
            <w:tcW w:w="1200" w:type="dxa"/>
            <w:shd w:val="clear" w:color="auto" w:fill="auto"/>
            <w:noWrap/>
            <w:vAlign w:val="bottom"/>
            <w:hideMark/>
          </w:tcPr>
          <w:p w14:paraId="2E64FBD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10.12</w:t>
            </w:r>
          </w:p>
        </w:tc>
        <w:tc>
          <w:tcPr>
            <w:tcW w:w="1742" w:type="dxa"/>
            <w:shd w:val="clear" w:color="auto" w:fill="auto"/>
            <w:noWrap/>
            <w:vAlign w:val="bottom"/>
            <w:hideMark/>
          </w:tcPr>
          <w:p w14:paraId="731D534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74</w:t>
            </w:r>
          </w:p>
        </w:tc>
        <w:tc>
          <w:tcPr>
            <w:tcW w:w="1958" w:type="dxa"/>
            <w:shd w:val="clear" w:color="auto" w:fill="auto"/>
            <w:noWrap/>
            <w:vAlign w:val="bottom"/>
            <w:hideMark/>
          </w:tcPr>
          <w:p w14:paraId="47106FCF"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306</w:t>
            </w:r>
          </w:p>
        </w:tc>
      </w:tr>
      <w:tr w:rsidR="00930273" w:rsidRPr="00930273" w14:paraId="5F0814FC" w14:textId="77777777" w:rsidTr="00930273">
        <w:trPr>
          <w:trHeight w:val="340"/>
          <w:jc w:val="center"/>
        </w:trPr>
        <w:tc>
          <w:tcPr>
            <w:tcW w:w="2440" w:type="dxa"/>
            <w:shd w:val="clear" w:color="auto" w:fill="D3D3D3"/>
            <w:noWrap/>
            <w:vAlign w:val="bottom"/>
            <w:hideMark/>
          </w:tcPr>
          <w:p w14:paraId="3A6B8CE5"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(300000, 350000]</w:t>
            </w:r>
          </w:p>
        </w:tc>
        <w:tc>
          <w:tcPr>
            <w:tcW w:w="1200" w:type="dxa"/>
            <w:shd w:val="clear" w:color="auto" w:fill="auto"/>
            <w:noWrap/>
            <w:vAlign w:val="bottom"/>
            <w:hideMark/>
          </w:tcPr>
          <w:p w14:paraId="4B08F79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8.96</w:t>
            </w:r>
          </w:p>
        </w:tc>
        <w:tc>
          <w:tcPr>
            <w:tcW w:w="1742" w:type="dxa"/>
            <w:shd w:val="clear" w:color="auto" w:fill="auto"/>
            <w:noWrap/>
            <w:vAlign w:val="bottom"/>
            <w:hideMark/>
          </w:tcPr>
          <w:p w14:paraId="320F6A3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57</w:t>
            </w:r>
          </w:p>
        </w:tc>
        <w:tc>
          <w:tcPr>
            <w:tcW w:w="1958" w:type="dxa"/>
            <w:shd w:val="clear" w:color="auto" w:fill="auto"/>
            <w:noWrap/>
            <w:vAlign w:val="bottom"/>
            <w:hideMark/>
          </w:tcPr>
          <w:p w14:paraId="146AC4AE"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273</w:t>
            </w:r>
          </w:p>
        </w:tc>
      </w:tr>
      <w:tr w:rsidR="00930273" w:rsidRPr="00930273" w14:paraId="0BAE1D1C" w14:textId="77777777" w:rsidTr="00930273">
        <w:trPr>
          <w:trHeight w:val="340"/>
          <w:jc w:val="center"/>
        </w:trPr>
        <w:tc>
          <w:tcPr>
            <w:tcW w:w="2440" w:type="dxa"/>
            <w:shd w:val="clear" w:color="auto" w:fill="D3D3D3"/>
            <w:noWrap/>
            <w:vAlign w:val="bottom"/>
            <w:hideMark/>
          </w:tcPr>
          <w:p w14:paraId="5419F637"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(350000, 400000]</w:t>
            </w:r>
          </w:p>
        </w:tc>
        <w:tc>
          <w:tcPr>
            <w:tcW w:w="1200" w:type="dxa"/>
            <w:shd w:val="clear" w:color="auto" w:fill="auto"/>
            <w:noWrap/>
            <w:vAlign w:val="bottom"/>
            <w:hideMark/>
          </w:tcPr>
          <w:p w14:paraId="030780B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8.46</w:t>
            </w:r>
          </w:p>
        </w:tc>
        <w:tc>
          <w:tcPr>
            <w:tcW w:w="1742" w:type="dxa"/>
            <w:shd w:val="clear" w:color="auto" w:fill="auto"/>
            <w:noWrap/>
            <w:vAlign w:val="bottom"/>
            <w:hideMark/>
          </w:tcPr>
          <w:p w14:paraId="51E0983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61</w:t>
            </w:r>
          </w:p>
        </w:tc>
        <w:tc>
          <w:tcPr>
            <w:tcW w:w="1958" w:type="dxa"/>
            <w:shd w:val="clear" w:color="auto" w:fill="auto"/>
            <w:noWrap/>
            <w:vAlign w:val="bottom"/>
            <w:hideMark/>
          </w:tcPr>
          <w:p w14:paraId="303C12E8"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234</w:t>
            </w:r>
          </w:p>
        </w:tc>
      </w:tr>
      <w:tr w:rsidR="00930273" w:rsidRPr="00930273" w14:paraId="24677276" w14:textId="77777777" w:rsidTr="00930273">
        <w:trPr>
          <w:trHeight w:val="340"/>
          <w:jc w:val="center"/>
        </w:trPr>
        <w:tc>
          <w:tcPr>
            <w:tcW w:w="2440" w:type="dxa"/>
            <w:shd w:val="clear" w:color="auto" w:fill="D3D3D3"/>
            <w:noWrap/>
            <w:vAlign w:val="bottom"/>
            <w:hideMark/>
          </w:tcPr>
          <w:p w14:paraId="319F71F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(400000, 450000]</w:t>
            </w:r>
          </w:p>
        </w:tc>
        <w:tc>
          <w:tcPr>
            <w:tcW w:w="1200" w:type="dxa"/>
            <w:shd w:val="clear" w:color="auto" w:fill="auto"/>
            <w:noWrap/>
            <w:vAlign w:val="bottom"/>
            <w:hideMark/>
          </w:tcPr>
          <w:p w14:paraId="4CE3224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9.52</w:t>
            </w:r>
          </w:p>
        </w:tc>
        <w:tc>
          <w:tcPr>
            <w:tcW w:w="1742" w:type="dxa"/>
            <w:shd w:val="clear" w:color="auto" w:fill="auto"/>
            <w:noWrap/>
            <w:vAlign w:val="bottom"/>
            <w:hideMark/>
          </w:tcPr>
          <w:p w14:paraId="40A72E6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34</w:t>
            </w:r>
          </w:p>
        </w:tc>
        <w:tc>
          <w:tcPr>
            <w:tcW w:w="1958" w:type="dxa"/>
            <w:shd w:val="clear" w:color="auto" w:fill="auto"/>
            <w:noWrap/>
            <w:vAlign w:val="bottom"/>
            <w:hideMark/>
          </w:tcPr>
          <w:p w14:paraId="68ABDDC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152</w:t>
            </w:r>
          </w:p>
        </w:tc>
      </w:tr>
      <w:tr w:rsidR="00930273" w:rsidRPr="00930273" w14:paraId="701310B9" w14:textId="77777777" w:rsidTr="00930273">
        <w:trPr>
          <w:trHeight w:val="340"/>
          <w:jc w:val="center"/>
        </w:trPr>
        <w:tc>
          <w:tcPr>
            <w:tcW w:w="2440" w:type="dxa"/>
            <w:shd w:val="clear" w:color="auto" w:fill="D3D3D3"/>
            <w:noWrap/>
            <w:vAlign w:val="bottom"/>
            <w:hideMark/>
          </w:tcPr>
          <w:p w14:paraId="2F9ECC92"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(450000, 500000]</w:t>
            </w:r>
          </w:p>
        </w:tc>
        <w:tc>
          <w:tcPr>
            <w:tcW w:w="1200" w:type="dxa"/>
            <w:shd w:val="clear" w:color="auto" w:fill="auto"/>
            <w:noWrap/>
            <w:vAlign w:val="bottom"/>
            <w:hideMark/>
          </w:tcPr>
          <w:p w14:paraId="7A1ABD4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8.5</w:t>
            </w:r>
          </w:p>
        </w:tc>
        <w:tc>
          <w:tcPr>
            <w:tcW w:w="1742" w:type="dxa"/>
            <w:shd w:val="clear" w:color="auto" w:fill="auto"/>
            <w:noWrap/>
            <w:vAlign w:val="bottom"/>
            <w:hideMark/>
          </w:tcPr>
          <w:p w14:paraId="6EDB33A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38</w:t>
            </w:r>
          </w:p>
        </w:tc>
        <w:tc>
          <w:tcPr>
            <w:tcW w:w="1958" w:type="dxa"/>
            <w:shd w:val="clear" w:color="auto" w:fill="auto"/>
            <w:noWrap/>
            <w:vAlign w:val="bottom"/>
            <w:hideMark/>
          </w:tcPr>
          <w:p w14:paraId="6A58E9E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159</w:t>
            </w:r>
          </w:p>
        </w:tc>
      </w:tr>
      <w:tr w:rsidR="00930273" w:rsidRPr="00930273" w14:paraId="1456B000" w14:textId="77777777" w:rsidTr="00930273">
        <w:trPr>
          <w:trHeight w:val="340"/>
          <w:jc w:val="center"/>
        </w:trPr>
        <w:tc>
          <w:tcPr>
            <w:tcW w:w="2440" w:type="dxa"/>
            <w:shd w:val="clear" w:color="auto" w:fill="D3D3D3"/>
            <w:noWrap/>
            <w:vAlign w:val="bottom"/>
            <w:hideMark/>
          </w:tcPr>
          <w:p w14:paraId="26756B11"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(500000, 600000]</w:t>
            </w:r>
          </w:p>
        </w:tc>
        <w:tc>
          <w:tcPr>
            <w:tcW w:w="1200" w:type="dxa"/>
            <w:shd w:val="clear" w:color="auto" w:fill="auto"/>
            <w:noWrap/>
            <w:vAlign w:val="bottom"/>
            <w:hideMark/>
          </w:tcPr>
          <w:p w14:paraId="01992759"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10.9</w:t>
            </w:r>
          </w:p>
        </w:tc>
        <w:tc>
          <w:tcPr>
            <w:tcW w:w="1742" w:type="dxa"/>
            <w:shd w:val="clear" w:color="auto" w:fill="auto"/>
            <w:noWrap/>
            <w:vAlign w:val="bottom"/>
            <w:hideMark/>
          </w:tcPr>
          <w:p w14:paraId="6B872F56"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51</w:t>
            </w:r>
          </w:p>
        </w:tc>
        <w:tc>
          <w:tcPr>
            <w:tcW w:w="1958" w:type="dxa"/>
            <w:shd w:val="clear" w:color="auto" w:fill="auto"/>
            <w:noWrap/>
            <w:vAlign w:val="bottom"/>
            <w:hideMark/>
          </w:tcPr>
          <w:p w14:paraId="3C2FE45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195</w:t>
            </w:r>
          </w:p>
        </w:tc>
      </w:tr>
      <w:tr w:rsidR="00930273" w:rsidRPr="00930273" w14:paraId="62459680" w14:textId="77777777" w:rsidTr="00930273">
        <w:trPr>
          <w:trHeight w:val="340"/>
          <w:jc w:val="center"/>
        </w:trPr>
        <w:tc>
          <w:tcPr>
            <w:tcW w:w="2440" w:type="dxa"/>
            <w:shd w:val="clear" w:color="auto" w:fill="D3D3D3"/>
            <w:noWrap/>
            <w:vAlign w:val="bottom"/>
            <w:hideMark/>
          </w:tcPr>
          <w:p w14:paraId="5CAAA8CB"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(600000, 700000]</w:t>
            </w:r>
          </w:p>
        </w:tc>
        <w:tc>
          <w:tcPr>
            <w:tcW w:w="1200" w:type="dxa"/>
            <w:shd w:val="clear" w:color="auto" w:fill="auto"/>
            <w:noWrap/>
            <w:vAlign w:val="bottom"/>
            <w:hideMark/>
          </w:tcPr>
          <w:p w14:paraId="1A1A67D0"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7.81</w:t>
            </w:r>
          </w:p>
        </w:tc>
        <w:tc>
          <w:tcPr>
            <w:tcW w:w="1742" w:type="dxa"/>
            <w:shd w:val="clear" w:color="auto" w:fill="auto"/>
            <w:noWrap/>
            <w:vAlign w:val="bottom"/>
            <w:hideMark/>
          </w:tcPr>
          <w:p w14:paraId="020D57E7"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25</w:t>
            </w:r>
          </w:p>
        </w:tc>
        <w:tc>
          <w:tcPr>
            <w:tcW w:w="1958" w:type="dxa"/>
            <w:shd w:val="clear" w:color="auto" w:fill="auto"/>
            <w:noWrap/>
            <w:vAlign w:val="bottom"/>
            <w:hideMark/>
          </w:tcPr>
          <w:p w14:paraId="54F1FB6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87</w:t>
            </w:r>
          </w:p>
        </w:tc>
      </w:tr>
      <w:tr w:rsidR="00930273" w:rsidRPr="00930273" w14:paraId="6F16935B" w14:textId="77777777" w:rsidTr="00930273">
        <w:trPr>
          <w:trHeight w:val="340"/>
          <w:jc w:val="center"/>
        </w:trPr>
        <w:tc>
          <w:tcPr>
            <w:tcW w:w="2440" w:type="dxa"/>
            <w:shd w:val="clear" w:color="auto" w:fill="D3D3D3"/>
            <w:noWrap/>
            <w:vAlign w:val="bottom"/>
            <w:hideMark/>
          </w:tcPr>
          <w:p w14:paraId="22AB8A50"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(700000, 800000]</w:t>
            </w:r>
          </w:p>
        </w:tc>
        <w:tc>
          <w:tcPr>
            <w:tcW w:w="1200" w:type="dxa"/>
            <w:shd w:val="clear" w:color="auto" w:fill="auto"/>
            <w:noWrap/>
            <w:vAlign w:val="bottom"/>
            <w:hideMark/>
          </w:tcPr>
          <w:p w14:paraId="29E5E26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10.88</w:t>
            </w:r>
          </w:p>
        </w:tc>
        <w:tc>
          <w:tcPr>
            <w:tcW w:w="1742" w:type="dxa"/>
            <w:shd w:val="clear" w:color="auto" w:fill="auto"/>
            <w:noWrap/>
            <w:vAlign w:val="bottom"/>
            <w:hideMark/>
          </w:tcPr>
          <w:p w14:paraId="732C2E63"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22</w:t>
            </w:r>
          </w:p>
        </w:tc>
        <w:tc>
          <w:tcPr>
            <w:tcW w:w="1958" w:type="dxa"/>
            <w:shd w:val="clear" w:color="auto" w:fill="auto"/>
            <w:noWrap/>
            <w:vAlign w:val="bottom"/>
            <w:hideMark/>
          </w:tcPr>
          <w:p w14:paraId="00FC6E0D"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102</w:t>
            </w:r>
          </w:p>
        </w:tc>
      </w:tr>
      <w:tr w:rsidR="00930273" w:rsidRPr="00930273" w14:paraId="0A6F6C7D" w14:textId="77777777" w:rsidTr="00930273">
        <w:trPr>
          <w:trHeight w:val="340"/>
          <w:jc w:val="center"/>
        </w:trPr>
        <w:tc>
          <w:tcPr>
            <w:tcW w:w="2440" w:type="dxa"/>
            <w:shd w:val="clear" w:color="auto" w:fill="D3D3D3"/>
            <w:noWrap/>
            <w:vAlign w:val="bottom"/>
            <w:hideMark/>
          </w:tcPr>
          <w:p w14:paraId="501FF176" w14:textId="77777777" w:rsidR="00930273" w:rsidRPr="00930273" w:rsidRDefault="00930273" w:rsidP="00930273">
            <w:pPr>
              <w:widowControl/>
              <w:suppressAutoHyphens w:val="0"/>
              <w:spacing w:after="200" w:line="276" w:lineRule="auto"/>
              <w:rPr>
                <w:rFonts w:eastAsia="Times New Roman"/>
                <w:b/>
                <w:bCs/>
                <w:color w:val="000000"/>
                <w:sz w:val="20"/>
                <w:szCs w:val="20"/>
                <w:lang w:val="en-IE"/>
              </w:rPr>
            </w:pPr>
            <w:r w:rsidRPr="00930273">
              <w:rPr>
                <w:rFonts w:eastAsia="Times New Roman"/>
                <w:b/>
                <w:bCs/>
                <w:color w:val="000000"/>
                <w:sz w:val="20"/>
                <w:szCs w:val="20"/>
                <w:lang w:val="en-IE"/>
              </w:rPr>
              <w:t>(800000, 1000000]</w:t>
            </w:r>
          </w:p>
        </w:tc>
        <w:tc>
          <w:tcPr>
            <w:tcW w:w="1200" w:type="dxa"/>
            <w:shd w:val="clear" w:color="auto" w:fill="auto"/>
            <w:noWrap/>
            <w:vAlign w:val="bottom"/>
            <w:hideMark/>
          </w:tcPr>
          <w:p w14:paraId="747F145B"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15.39</w:t>
            </w:r>
          </w:p>
        </w:tc>
        <w:tc>
          <w:tcPr>
            <w:tcW w:w="1742" w:type="dxa"/>
            <w:shd w:val="clear" w:color="auto" w:fill="auto"/>
            <w:noWrap/>
            <w:vAlign w:val="bottom"/>
            <w:hideMark/>
          </w:tcPr>
          <w:p w14:paraId="4A3CD4C1"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23</w:t>
            </w:r>
          </w:p>
        </w:tc>
        <w:tc>
          <w:tcPr>
            <w:tcW w:w="1958" w:type="dxa"/>
            <w:shd w:val="clear" w:color="auto" w:fill="auto"/>
            <w:noWrap/>
            <w:vAlign w:val="bottom"/>
            <w:hideMark/>
          </w:tcPr>
          <w:p w14:paraId="1ABAC6F5" w14:textId="77777777" w:rsidR="00930273" w:rsidRPr="00930273" w:rsidRDefault="00930273" w:rsidP="00930273">
            <w:pPr>
              <w:widowControl/>
              <w:suppressAutoHyphens w:val="0"/>
              <w:spacing w:after="200" w:line="276" w:lineRule="auto"/>
              <w:jc w:val="right"/>
              <w:rPr>
                <w:rFonts w:eastAsia="Times New Roman"/>
                <w:color w:val="000000"/>
                <w:sz w:val="20"/>
                <w:szCs w:val="20"/>
                <w:lang w:val="en-IE"/>
              </w:rPr>
            </w:pPr>
            <w:r w:rsidRPr="00930273">
              <w:rPr>
                <w:rFonts w:eastAsia="Times New Roman"/>
                <w:color w:val="000000"/>
                <w:sz w:val="20"/>
                <w:szCs w:val="20"/>
                <w:lang w:val="en-IE"/>
              </w:rPr>
              <w:t>88</w:t>
            </w:r>
          </w:p>
        </w:tc>
      </w:tr>
    </w:tbl>
    <w:p w14:paraId="6FA1B5D3" w14:textId="77777777" w:rsidR="00930273" w:rsidRPr="00930273" w:rsidRDefault="00930273" w:rsidP="00930273">
      <w:pPr>
        <w:widowControl/>
        <w:suppressAutoHyphens w:val="0"/>
        <w:spacing w:before="200" w:after="200" w:line="276" w:lineRule="auto"/>
        <w:jc w:val="center"/>
        <w:rPr>
          <w:rFonts w:eastAsia="Times New Roman"/>
          <w:lang w:val="en-GB"/>
        </w:rPr>
      </w:pPr>
    </w:p>
    <w:p w14:paraId="29C94542" w14:textId="77777777" w:rsidR="00930273" w:rsidRPr="00930273" w:rsidRDefault="00930273" w:rsidP="00930273">
      <w:pPr>
        <w:widowControl/>
        <w:suppressAutoHyphens w:val="0"/>
        <w:spacing w:after="200" w:line="276" w:lineRule="auto"/>
        <w:jc w:val="both"/>
        <w:rPr>
          <w:rFonts w:eastAsia="Times New Roman"/>
          <w:b/>
          <w:bCs/>
          <w:lang w:val="en-GB"/>
        </w:rPr>
      </w:pPr>
      <w:r w:rsidRPr="00930273">
        <w:rPr>
          <w:rFonts w:eastAsia="Times New Roman"/>
          <w:b/>
          <w:bCs/>
          <w:noProof/>
          <w:lang w:val="en-GB"/>
        </w:rPr>
        <mc:AlternateContent>
          <mc:Choice Requires="wps">
            <w:drawing>
              <wp:anchor distT="0" distB="0" distL="114300" distR="114300" simplePos="0" relativeHeight="251716096" behindDoc="0" locked="0" layoutInCell="1" allowOverlap="1" wp14:anchorId="341D2EA9" wp14:editId="5E93CB8E">
                <wp:simplePos x="0" y="0"/>
                <wp:positionH relativeFrom="column">
                  <wp:posOffset>3987800</wp:posOffset>
                </wp:positionH>
                <wp:positionV relativeFrom="paragraph">
                  <wp:posOffset>4729953</wp:posOffset>
                </wp:positionV>
                <wp:extent cx="1743931" cy="384451"/>
                <wp:effectExtent l="0" t="0" r="8890" b="9525"/>
                <wp:wrapNone/>
                <wp:docPr id="13" name="Text Box 13"/>
                <wp:cNvGraphicFramePr/>
                <a:graphic xmlns:a="http://schemas.openxmlformats.org/drawingml/2006/main">
                  <a:graphicData uri="http://schemas.microsoft.com/office/word/2010/wordprocessingShape">
                    <wps:wsp>
                      <wps:cNvSpPr txBox="1"/>
                      <wps:spPr>
                        <a:xfrm>
                          <a:off x="0" y="0"/>
                          <a:ext cx="1743931" cy="384451"/>
                        </a:xfrm>
                        <a:prstGeom prst="rect">
                          <a:avLst/>
                        </a:prstGeom>
                        <a:noFill/>
                        <a:ln w="6350">
                          <a:solidFill>
                            <a:sysClr val="windowText" lastClr="000000"/>
                          </a:solidFill>
                        </a:ln>
                      </wps:spPr>
                      <wps:txbx>
                        <w:txbxContent>
                          <w:p w14:paraId="4CA0FA1A" w14:textId="77777777" w:rsidR="00930273" w:rsidRDefault="00930273" w:rsidP="009302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1D2EA9" id="_x0000_t202" coordsize="21600,21600" o:spt="202" path="m,l,21600r21600,l21600,xe">
                <v:stroke joinstyle="miter"/>
                <v:path gradientshapeok="t" o:connecttype="rect"/>
              </v:shapetype>
              <v:shape id="Text Box 13" o:spid="_x0000_s1026" type="#_x0000_t202" style="position:absolute;left:0;text-align:left;margin-left:314pt;margin-top:372.45pt;width:137.3pt;height:30.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" filled="f" strokecolor="windowText" strokeweight=".5pt">
                <v:textbox>
                  <w:txbxContent>
                    <w:p w14:paraId="4CA0FA1A" w14:textId="77777777" w:rsidR="00930273" w:rsidRDefault="00930273" w:rsidP="00930273"/>
                  </w:txbxContent>
                </v:textbox>
              </v:shape>
            </w:pict>
          </mc:Fallback>
        </mc:AlternateContent>
      </w:r>
      <w:r w:rsidRPr="00930273">
        <w:rPr>
          <w:rFonts w:eastAsia="Times New Roman"/>
          <w:b/>
          <w:bCs/>
          <w:noProof/>
          <w:lang w:val="en-GB"/>
        </w:rPr>
        <w:drawing>
          <wp:anchor distT="0" distB="0" distL="114300" distR="114300" simplePos="0" relativeHeight="251715072" behindDoc="0" locked="0" layoutInCell="1" allowOverlap="1" wp14:anchorId="66F4EF55" wp14:editId="5D8E8D88">
            <wp:simplePos x="0" y="0"/>
            <wp:positionH relativeFrom="column">
              <wp:posOffset>0</wp:posOffset>
            </wp:positionH>
            <wp:positionV relativeFrom="paragraph">
              <wp:posOffset>485287</wp:posOffset>
            </wp:positionV>
            <wp:extent cx="5731510" cy="4618990"/>
            <wp:effectExtent l="0" t="0" r="0" b="381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4618990"/>
                    </a:xfrm>
                    <a:prstGeom prst="rect">
                      <a:avLst/>
                    </a:prstGeom>
                  </pic:spPr>
                </pic:pic>
              </a:graphicData>
            </a:graphic>
            <wp14:sizeRelH relativeFrom="page">
              <wp14:pctWidth>0</wp14:pctWidth>
            </wp14:sizeRelH>
            <wp14:sizeRelV relativeFrom="page">
              <wp14:pctHeight>0</wp14:pctHeight>
            </wp14:sizeRelV>
          </wp:anchor>
        </w:drawing>
      </w:r>
      <w:r w:rsidRPr="00930273">
        <w:rPr>
          <w:rFonts w:eastAsia="Times New Roman"/>
          <w:b/>
          <w:bCs/>
          <w:lang w:val="en-GB"/>
        </w:rPr>
        <w:t>Appendix J: XGBoost Price Prediction Decision Tree</w:t>
      </w:r>
      <w:r w:rsidRPr="00930273">
        <w:rPr>
          <w:rFonts w:eastAsia="Times New Roman"/>
          <w:b/>
          <w:bCs/>
          <w:lang w:val="en-GB"/>
        </w:rPr>
        <w:br w:type="page"/>
      </w:r>
    </w:p>
    <w:p w14:paraId="2972B425" w14:textId="2553C43B" w:rsidR="00930273" w:rsidRPr="00930273" w:rsidRDefault="00930273" w:rsidP="00930273">
      <w:pPr>
        <w:widowControl/>
        <w:suppressAutoHyphens w:val="0"/>
        <w:spacing w:before="200" w:after="200" w:line="276" w:lineRule="auto"/>
        <w:rPr>
          <w:rFonts w:eastAsia="Times New Roman"/>
          <w:b/>
          <w:bCs/>
          <w:lang w:val="en-GB"/>
        </w:rPr>
      </w:pPr>
      <w:r w:rsidRPr="00930273">
        <w:rPr>
          <w:rFonts w:eastAsia="Times New Roman"/>
          <w:noProof/>
          <w:lang w:val="en-GB"/>
        </w:rPr>
        <w:drawing>
          <wp:anchor distT="0" distB="0" distL="114300" distR="114300" simplePos="0" relativeHeight="251719168" behindDoc="0" locked="0" layoutInCell="1" allowOverlap="1" wp14:anchorId="40D88BB3" wp14:editId="31FD5313">
            <wp:simplePos x="0" y="0"/>
            <wp:positionH relativeFrom="column">
              <wp:posOffset>-57150</wp:posOffset>
            </wp:positionH>
            <wp:positionV relativeFrom="paragraph">
              <wp:posOffset>316551</wp:posOffset>
            </wp:positionV>
            <wp:extent cx="5731510" cy="4686300"/>
            <wp:effectExtent l="0" t="0" r="0" b="0"/>
            <wp:wrapTopAndBottom/>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rotWithShape="1">
                    <a:blip r:embed="rId37" cstate="print">
                      <a:extLst>
                        <a:ext uri="{28A0092B-C50C-407E-A947-70E740481C1C}">
                          <a14:useLocalDpi xmlns:a14="http://schemas.microsoft.com/office/drawing/2010/main" val="0"/>
                        </a:ext>
                      </a:extLst>
                    </a:blip>
                    <a:srcRect t="8675" b="9561"/>
                    <a:stretch/>
                  </pic:blipFill>
                  <pic:spPr bwMode="auto">
                    <a:xfrm>
                      <a:off x="0" y="0"/>
                      <a:ext cx="5731510" cy="468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0273">
        <w:rPr>
          <w:rFonts w:eastAsia="Times New Roman"/>
          <w:b/>
          <w:bCs/>
          <w:lang w:val="en-GB"/>
        </w:rPr>
        <w:t>Appendix K: Cluster Plots</w:t>
      </w:r>
    </w:p>
    <w:p w14:paraId="3075A7A4" w14:textId="30722074" w:rsidR="00930273" w:rsidRPr="00930273" w:rsidRDefault="00930273" w:rsidP="00930273">
      <w:pPr>
        <w:widowControl/>
        <w:suppressAutoHyphens w:val="0"/>
        <w:spacing w:after="200" w:line="276" w:lineRule="auto"/>
        <w:jc w:val="both"/>
        <w:rPr>
          <w:rFonts w:eastAsia="Times New Roman"/>
          <w:lang w:val="en-GB"/>
        </w:rPr>
      </w:pPr>
    </w:p>
    <w:p w14:paraId="2CACFAE6" w14:textId="76E68F99" w:rsidR="00930273" w:rsidRPr="00930273" w:rsidRDefault="00930273" w:rsidP="00930273">
      <w:pPr>
        <w:widowControl/>
        <w:suppressAutoHyphens w:val="0"/>
        <w:spacing w:after="200" w:line="276" w:lineRule="auto"/>
        <w:jc w:val="both"/>
        <w:rPr>
          <w:rFonts w:eastAsia="Times New Roman"/>
          <w:lang w:val="en-GB"/>
        </w:rPr>
      </w:pPr>
    </w:p>
    <w:p w14:paraId="03220580" w14:textId="77777777" w:rsidR="00930273" w:rsidRPr="00930273" w:rsidRDefault="00930273" w:rsidP="00930273">
      <w:pPr>
        <w:widowControl/>
        <w:suppressAutoHyphens w:val="0"/>
        <w:spacing w:after="200" w:line="276" w:lineRule="auto"/>
        <w:jc w:val="both"/>
        <w:rPr>
          <w:rFonts w:eastAsia="Times New Roman"/>
          <w:smallCaps/>
          <w:spacing w:val="5"/>
          <w:lang w:val="en-IE"/>
        </w:rPr>
      </w:pPr>
    </w:p>
    <w:p w14:paraId="6350F471" w14:textId="77777777" w:rsidR="001B3967" w:rsidRDefault="001B3967" w:rsidP="00930273">
      <w:pPr>
        <w:pStyle w:val="Heading5"/>
        <w:tabs>
          <w:tab w:val="left" w:pos="1256"/>
        </w:tabs>
        <w:spacing w:before="191"/>
        <w:ind w:left="0" w:firstLine="0"/>
      </w:pPr>
    </w:p>
    <w:sectPr w:rsidR="001B3967" w:rsidSect="005129B2">
      <w:headerReference w:type="default" r:id="rId38"/>
      <w:pgSz w:w="12240" w:h="15840"/>
      <w:pgMar w:top="1440" w:right="1440" w:bottom="1440" w:left="1440" w:header="692" w:footer="0" w:gutter="0"/>
      <w:pgNumType w:start="0"/>
      <w:cols w:space="720"/>
      <w:formProt w:val="0"/>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Mary Williams" w:date="2022-04-11T22:09:00Z" w:initials="MW">
    <w:p w14:paraId="39C8DC3C" w14:textId="5879FAF2" w:rsidR="004E58DD" w:rsidRDefault="004E58DD">
      <w:pPr>
        <w:pStyle w:val="CommentText"/>
      </w:pPr>
      <w:r>
        <w:rPr>
          <w:rStyle w:val="CommentReference"/>
        </w:rPr>
        <w:annotationRef/>
      </w:r>
      <w:r>
        <w:t>A little confusing</w:t>
      </w:r>
    </w:p>
  </w:comment>
  <w:comment w:id="41" w:author="Mary Williams" w:date="2022-04-11T22:14:00Z" w:initials="MW">
    <w:p w14:paraId="56CB00AC" w14:textId="6D53E94F" w:rsidR="001E7968" w:rsidRDefault="001E7968">
      <w:pPr>
        <w:pStyle w:val="CommentText"/>
      </w:pPr>
      <w:r>
        <w:rPr>
          <w:rStyle w:val="CommentReference"/>
        </w:rPr>
        <w:annotationRef/>
      </w:r>
      <w:r>
        <w:t>Check this?</w:t>
      </w:r>
    </w:p>
  </w:comment>
  <w:comment w:id="43" w:author="Mary Williams" w:date="2022-04-11T22:17:00Z" w:initials="MW">
    <w:p w14:paraId="34EE5857" w14:textId="1A7AF7D6" w:rsidR="001E7968" w:rsidRDefault="001E7968">
      <w:pPr>
        <w:pStyle w:val="CommentText"/>
      </w:pPr>
      <w:r>
        <w:rPr>
          <w:rStyle w:val="CommentReference"/>
        </w:rPr>
        <w:annotationRef/>
      </w:r>
      <w:r>
        <w:t xml:space="preserve">Check this? </w:t>
      </w:r>
    </w:p>
  </w:comment>
  <w:comment w:id="44" w:author="Mary Williams" w:date="2022-04-11T22:17:00Z" w:initials="MW">
    <w:p w14:paraId="7A82986B" w14:textId="7B966A69" w:rsidR="001E7968" w:rsidRDefault="001E7968">
      <w:pPr>
        <w:pStyle w:val="CommentText"/>
      </w:pPr>
      <w:r>
        <w:rPr>
          <w:rStyle w:val="CommentReference"/>
        </w:rPr>
        <w:annotationRef/>
      </w:r>
      <w:r>
        <w:t>Blank page?</w:t>
      </w:r>
    </w:p>
  </w:comment>
  <w:comment w:id="46" w:author="Mary Williams" w:date="2022-04-11T22:21:00Z" w:initials="MW">
    <w:p w14:paraId="32ECCC31" w14:textId="5E24872C" w:rsidR="00DF2084" w:rsidRDefault="00DF2084">
      <w:pPr>
        <w:pStyle w:val="CommentText"/>
      </w:pPr>
      <w:r>
        <w:rPr>
          <w:rStyle w:val="CommentReference"/>
        </w:rPr>
        <w:annotationRef/>
      </w:r>
      <w:r>
        <w:t xml:space="preserve">Do you need to expand on these conclusions a bit more? </w:t>
      </w:r>
    </w:p>
  </w:comment>
  <w:comment w:id="52" w:author="Mary Williams" w:date="2022-04-11T22:22:00Z" w:initials="MW">
    <w:p w14:paraId="3A627ABA" w14:textId="158A4B99" w:rsidR="00DF2084" w:rsidRDefault="00DF2084">
      <w:pPr>
        <w:pStyle w:val="CommentText"/>
      </w:pPr>
      <w:r>
        <w:rPr>
          <w:rStyle w:val="CommentReference"/>
        </w:rPr>
        <w:annotationRef/>
      </w:r>
      <w:r>
        <w:t xml:space="preserve">Are you sure this is a word? </w:t>
      </w:r>
    </w:p>
  </w:comment>
  <w:comment w:id="53" w:author="Mary Williams" w:date="2022-04-11T22:23:00Z" w:initials="MW">
    <w:p w14:paraId="7582DD35" w14:textId="18BED366" w:rsidR="00DF2084" w:rsidRDefault="00DF2084">
      <w:pPr>
        <w:pStyle w:val="CommentText"/>
      </w:pPr>
      <w:r>
        <w:rPr>
          <w:rStyle w:val="CommentReference"/>
        </w:rPr>
        <w:annotationRef/>
      </w:r>
      <w:r>
        <w:t>This is a subjective word.</w:t>
      </w:r>
    </w:p>
  </w:comment>
  <w:comment w:id="68" w:author="Mary Williams" w:date="2022-04-11T22:39:00Z" w:initials="MW">
    <w:p w14:paraId="251605BF" w14:textId="682048C2" w:rsidR="009049B0" w:rsidRDefault="009049B0">
      <w:pPr>
        <w:pStyle w:val="CommentText"/>
      </w:pPr>
      <w:r>
        <w:rPr>
          <w:rStyle w:val="CommentReference"/>
        </w:rPr>
        <w:annotationRef/>
      </w:r>
      <w:r>
        <w:t>Check this</w:t>
      </w:r>
    </w:p>
  </w:comment>
  <w:comment w:id="69" w:author="Mary Williams" w:date="2022-04-11T22:40:00Z" w:initials="MW">
    <w:p w14:paraId="3994178A" w14:textId="30F9C33F" w:rsidR="009049B0" w:rsidRDefault="009049B0">
      <w:pPr>
        <w:pStyle w:val="CommentText"/>
      </w:pPr>
      <w:r>
        <w:rPr>
          <w:rStyle w:val="CommentReference"/>
        </w:rPr>
        <w:annotationRef/>
      </w:r>
      <w:r>
        <w:t>Duplicate?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C8DC3C" w15:done="0"/>
  <w15:commentEx w15:paraId="56CB00AC" w15:done="0"/>
  <w15:commentEx w15:paraId="34EE5857" w15:done="0"/>
  <w15:commentEx w15:paraId="7A82986B" w15:done="0"/>
  <w15:commentEx w15:paraId="32ECCC31" w15:done="0"/>
  <w15:commentEx w15:paraId="3A627ABA" w15:done="0"/>
  <w15:commentEx w15:paraId="7582DD35" w15:done="0"/>
  <w15:commentEx w15:paraId="251605BF" w15:done="0"/>
  <w15:commentEx w15:paraId="399417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F2588" w16cex:dateUtc="2022-04-11T21:09:00Z"/>
  <w16cex:commentExtensible w16cex:durableId="25FF26D6" w16cex:dateUtc="2022-04-11T21:14:00Z"/>
  <w16cex:commentExtensible w16cex:durableId="25FF277F" w16cex:dateUtc="2022-04-11T21:17:00Z"/>
  <w16cex:commentExtensible w16cex:durableId="25FF278D" w16cex:dateUtc="2022-04-11T21:17:00Z"/>
  <w16cex:commentExtensible w16cex:durableId="25FF2853" w16cex:dateUtc="2022-04-11T21:21:00Z"/>
  <w16cex:commentExtensible w16cex:durableId="25FF28A1" w16cex:dateUtc="2022-04-11T21:22:00Z"/>
  <w16cex:commentExtensible w16cex:durableId="25FF28F5" w16cex:dateUtc="2022-04-11T21:23:00Z"/>
  <w16cex:commentExtensible w16cex:durableId="25FF2CAC" w16cex:dateUtc="2022-04-11T21:39:00Z"/>
  <w16cex:commentExtensible w16cex:durableId="25FF2CC5" w16cex:dateUtc="2022-04-11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C8DC3C" w16cid:durableId="25FF2588"/>
  <w16cid:commentId w16cid:paraId="56CB00AC" w16cid:durableId="25FF26D6"/>
  <w16cid:commentId w16cid:paraId="34EE5857" w16cid:durableId="25FF277F"/>
  <w16cid:commentId w16cid:paraId="7A82986B" w16cid:durableId="25FF278D"/>
  <w16cid:commentId w16cid:paraId="32ECCC31" w16cid:durableId="25FF2853"/>
  <w16cid:commentId w16cid:paraId="3A627ABA" w16cid:durableId="25FF28A1"/>
  <w16cid:commentId w16cid:paraId="7582DD35" w16cid:durableId="25FF28F5"/>
  <w16cid:commentId w16cid:paraId="251605BF" w16cid:durableId="25FF2CAC"/>
  <w16cid:commentId w16cid:paraId="3994178A" w16cid:durableId="25FF2C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072C5" w14:textId="77777777" w:rsidR="00AA35E2" w:rsidRDefault="00AA35E2">
      <w:r>
        <w:separator/>
      </w:r>
    </w:p>
  </w:endnote>
  <w:endnote w:type="continuationSeparator" w:id="0">
    <w:p w14:paraId="4257FA6C" w14:textId="77777777" w:rsidR="00AA35E2" w:rsidRDefault="00AA3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99927" w14:textId="77777777" w:rsidR="00AA35E2" w:rsidRDefault="00AA35E2">
      <w:r>
        <w:separator/>
      </w:r>
    </w:p>
  </w:footnote>
  <w:footnote w:type="continuationSeparator" w:id="0">
    <w:p w14:paraId="4FA7BDF2" w14:textId="77777777" w:rsidR="00AA35E2" w:rsidRDefault="00AA35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188EC" w14:textId="77777777" w:rsidR="001B3967" w:rsidRDefault="00051F4B">
    <w:pPr>
      <w:pStyle w:val="BodyText"/>
      <w:spacing w:line="9" w:lineRule="auto"/>
    </w:pPr>
    <w:r>
      <w:rPr>
        <w:noProof/>
      </w:rPr>
      <mc:AlternateContent>
        <mc:Choice Requires="wps">
          <w:drawing>
            <wp:anchor distT="0" distB="0" distL="0" distR="0" simplePos="0" relativeHeight="251666944" behindDoc="1" locked="0" layoutInCell="1" allowOverlap="1" wp14:anchorId="6DC73E2B" wp14:editId="0FA8DE5A">
              <wp:simplePos x="0" y="0"/>
              <wp:positionH relativeFrom="page">
                <wp:posOffset>3477260</wp:posOffset>
              </wp:positionH>
              <wp:positionV relativeFrom="page">
                <wp:posOffset>680720</wp:posOffset>
              </wp:positionV>
              <wp:extent cx="812800" cy="186055"/>
              <wp:effectExtent l="0" t="0" r="0" b="0"/>
              <wp:wrapNone/>
              <wp:docPr id="4" name="Image2"/>
              <wp:cNvGraphicFramePr/>
              <a:graphic xmlns:a="http://schemas.openxmlformats.org/drawingml/2006/main">
                <a:graphicData uri="http://schemas.microsoft.com/office/word/2010/wordprocessingShape">
                  <wps:wsp>
                    <wps:cNvSpPr/>
                    <wps:spPr>
                      <a:xfrm>
                        <a:off x="0" y="0"/>
                        <a:ext cx="812160" cy="185400"/>
                      </a:xfrm>
                      <a:prstGeom prst="rect">
                        <a:avLst/>
                      </a:prstGeom>
                      <a:noFill/>
                      <a:ln>
                        <a:noFill/>
                      </a:ln>
                    </wps:spPr>
                    <wps:style>
                      <a:lnRef idx="0">
                        <a:scrgbClr r="0" g="0" b="0"/>
                      </a:lnRef>
                      <a:fillRef idx="0">
                        <a:scrgbClr r="0" g="0" b="0"/>
                      </a:fillRef>
                      <a:effectRef idx="0">
                        <a:scrgbClr r="0" g="0" b="0"/>
                      </a:effectRef>
                      <a:fontRef idx="minor"/>
                    </wps:style>
                    <wps:txbx>
                      <w:txbxContent>
                        <w:p w14:paraId="66ED35C4" w14:textId="77777777" w:rsidR="001B3967" w:rsidRDefault="00051F4B">
                          <w:pPr>
                            <w:pStyle w:val="FrameContents"/>
                            <w:spacing w:before="17"/>
                            <w:ind w:left="20"/>
                            <w:rPr>
                              <w:b/>
                            </w:rPr>
                          </w:pPr>
                          <w:r>
                            <w:rPr>
                              <w:b/>
                            </w:rPr>
                            <w:t>ABSTRACT</w:t>
                          </w:r>
                        </w:p>
                      </w:txbxContent>
                    </wps:txbx>
                    <wps:bodyPr lIns="0" tIns="0" rIns="0" bIns="0">
                      <a:noAutofit/>
                    </wps:bodyPr>
                  </wps:wsp>
                </a:graphicData>
              </a:graphic>
            </wp:anchor>
          </w:drawing>
        </mc:Choice>
        <mc:Fallback>
          <w:pict>
            <v:rect w14:anchorId="6DC73E2B" id="Image2" o:spid="_x0000_s1027" style="position:absolute;margin-left:273.8pt;margin-top:53.6pt;width:64pt;height:14.65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" filled="f" stroked="f">
              <v:textbox inset="0,0,0,0">
                <w:txbxContent>
                  <w:p w14:paraId="66ED35C4" w14:textId="77777777" w:rsidR="001B3967" w:rsidRDefault="00051F4B">
                    <w:pPr>
                      <w:pStyle w:val="FrameContents"/>
                      <w:spacing w:before="17"/>
                      <w:ind w:left="20"/>
                      <w:rPr>
                        <w:b/>
                      </w:rPr>
                    </w:pPr>
                    <w:r>
                      <w:rPr>
                        <w:b/>
                      </w:rPr>
                      <w:t>ABSTRACT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695DE" w14:textId="77777777" w:rsidR="001B3967" w:rsidRDefault="00051F4B">
    <w:pPr>
      <w:pStyle w:val="BodyText"/>
      <w:spacing w:line="9" w:lineRule="auto"/>
    </w:pPr>
    <w:r>
      <w:rPr>
        <w:noProof/>
      </w:rPr>
      <mc:AlternateContent>
        <mc:Choice Requires="wps">
          <w:drawing>
            <wp:anchor distT="0" distB="0" distL="0" distR="0" simplePos="0" relativeHeight="251655680" behindDoc="1" locked="0" layoutInCell="1" allowOverlap="1" wp14:anchorId="5C66D75E" wp14:editId="70612596">
              <wp:simplePos x="0" y="0"/>
              <wp:positionH relativeFrom="page">
                <wp:posOffset>3529330</wp:posOffset>
              </wp:positionH>
              <wp:positionV relativeFrom="page">
                <wp:posOffset>680720</wp:posOffset>
              </wp:positionV>
              <wp:extent cx="709295" cy="186055"/>
              <wp:effectExtent l="0" t="0" r="0" b="0"/>
              <wp:wrapNone/>
              <wp:docPr id="6" name="Image3"/>
              <wp:cNvGraphicFramePr/>
              <a:graphic xmlns:a="http://schemas.openxmlformats.org/drawingml/2006/main">
                <a:graphicData uri="http://schemas.microsoft.com/office/word/2010/wordprocessingShape">
                  <wps:wsp>
                    <wps:cNvSpPr/>
                    <wps:spPr>
                      <a:xfrm>
                        <a:off x="0" y="0"/>
                        <a:ext cx="708840" cy="185400"/>
                      </a:xfrm>
                      <a:prstGeom prst="rect">
                        <a:avLst/>
                      </a:prstGeom>
                      <a:noFill/>
                      <a:ln>
                        <a:noFill/>
                      </a:ln>
                    </wps:spPr>
                    <wps:style>
                      <a:lnRef idx="0">
                        <a:scrgbClr r="0" g="0" b="0"/>
                      </a:lnRef>
                      <a:fillRef idx="0">
                        <a:scrgbClr r="0" g="0" b="0"/>
                      </a:fillRef>
                      <a:effectRef idx="0">
                        <a:scrgbClr r="0" g="0" b="0"/>
                      </a:effectRef>
                      <a:fontRef idx="minor"/>
                    </wps:style>
                    <wps:txbx>
                      <w:txbxContent>
                        <w:p w14:paraId="3C8223E8" w14:textId="77777777" w:rsidR="001B3967" w:rsidRDefault="00051F4B">
                          <w:pPr>
                            <w:pStyle w:val="FrameContents"/>
                            <w:spacing w:before="17"/>
                            <w:ind w:left="20"/>
                            <w:rPr>
                              <w:b/>
                            </w:rPr>
                          </w:pPr>
                          <w:r>
                            <w:rPr>
                              <w:b/>
                            </w:rPr>
                            <w:t>PREFACE</w:t>
                          </w:r>
                        </w:p>
                      </w:txbxContent>
                    </wps:txbx>
                    <wps:bodyPr lIns="0" tIns="0" rIns="0" bIns="0">
                      <a:noAutofit/>
                    </wps:bodyPr>
                  </wps:wsp>
                </a:graphicData>
              </a:graphic>
            </wp:anchor>
          </w:drawing>
        </mc:Choice>
        <mc:Fallback>
          <w:pict>
            <v:rect w14:anchorId="5C66D75E" id="Image3" o:spid="_x0000_s1028" style="position:absolute;margin-left:277.9pt;margin-top:53.6pt;width:55.85pt;height:14.65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" filled="f" stroked="f">
              <v:textbox inset="0,0,0,0">
                <w:txbxContent>
                  <w:p w14:paraId="3C8223E8" w14:textId="77777777" w:rsidR="001B3967" w:rsidRDefault="00051F4B">
                    <w:pPr>
                      <w:pStyle w:val="FrameContents"/>
                      <w:spacing w:before="17"/>
                      <w:ind w:left="20"/>
                      <w:rPr>
                        <w:b/>
                      </w:rPr>
                    </w:pPr>
                    <w:r>
                      <w:rPr>
                        <w:b/>
                      </w:rPr>
                      <w:t>PREFACE</w:t>
                    </w:r>
                  </w:p>
                </w:txbxContent>
              </v:textbox>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2643462"/>
      <w:docPartObj>
        <w:docPartGallery w:val="Page Numbers (Top of Page)"/>
        <w:docPartUnique/>
      </w:docPartObj>
    </w:sdtPr>
    <w:sdtEndPr>
      <w:rPr>
        <w:rStyle w:val="PageNumber"/>
      </w:rPr>
    </w:sdtEndPr>
    <w:sdtContent>
      <w:p w14:paraId="70980227" w14:textId="77777777" w:rsidR="00930273" w:rsidRDefault="00930273" w:rsidP="009302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p>
    </w:sdtContent>
  </w:sdt>
  <w:p w14:paraId="1297978B" w14:textId="77777777" w:rsidR="00930273" w:rsidRDefault="00930273" w:rsidP="00930273">
    <w:pPr>
      <w:pStyle w:val="Header"/>
      <w:rPr>
        <w:lang w:val="en-GB"/>
      </w:rPr>
    </w:pPr>
    <w:r>
      <w:rPr>
        <w:lang w:val="en-GB"/>
      </w:rPr>
      <w:t>Creation of an Automated Valuation Model</w:t>
    </w:r>
  </w:p>
  <w:p w14:paraId="5C9D6F42" w14:textId="77777777" w:rsidR="00930273" w:rsidRDefault="00930273" w:rsidP="00930273">
    <w:pPr>
      <w:pStyle w:val="Header"/>
      <w:rPr>
        <w:lang w:val="en-GB"/>
      </w:rPr>
    </w:pPr>
    <w:r>
      <w:rPr>
        <w:lang w:val="en-GB"/>
      </w:rPr>
      <w:t>April 2022</w:t>
    </w:r>
  </w:p>
  <w:p w14:paraId="2C0C2F9B" w14:textId="1BB55EC6" w:rsidR="001B3967" w:rsidRDefault="00930273" w:rsidP="00930273">
    <w:pPr>
      <w:pStyle w:val="Header"/>
      <w:rPr>
        <w:lang w:val="en-GB"/>
      </w:rPr>
    </w:pPr>
    <w:r>
      <w:rPr>
        <w:lang w:val="en-GB"/>
      </w:rPr>
      <w:t>____________________________________________________________________________</w:t>
    </w:r>
  </w:p>
  <w:p w14:paraId="1801A4CE" w14:textId="77777777" w:rsidR="00930273" w:rsidRPr="00930273" w:rsidRDefault="00930273" w:rsidP="00930273">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8F8"/>
    <w:multiLevelType w:val="multilevel"/>
    <w:tmpl w:val="8E327A8A"/>
    <w:lvl w:ilvl="0">
      <w:start w:val="1"/>
      <w:numFmt w:val="decimal"/>
      <w:lvlText w:val="%1"/>
      <w:lvlJc w:val="left"/>
      <w:pPr>
        <w:tabs>
          <w:tab w:val="num" w:pos="0"/>
        </w:tabs>
        <w:ind w:left="1255" w:hanging="543"/>
      </w:pPr>
    </w:lvl>
    <w:lvl w:ilvl="1">
      <w:start w:val="1"/>
      <w:numFmt w:val="decimal"/>
      <w:lvlText w:val="%1.%2"/>
      <w:lvlJc w:val="left"/>
      <w:pPr>
        <w:tabs>
          <w:tab w:val="num" w:pos="0"/>
        </w:tabs>
        <w:ind w:left="1255" w:hanging="543"/>
      </w:pPr>
      <w:rPr>
        <w:rFonts w:eastAsia="Arial" w:cs="Arial"/>
        <w:b/>
        <w:bCs/>
        <w:i w:val="0"/>
        <w:iCs w:val="0"/>
        <w:w w:val="102"/>
        <w:sz w:val="22"/>
        <w:szCs w:val="22"/>
      </w:rPr>
    </w:lvl>
    <w:lvl w:ilvl="2">
      <w:numFmt w:val="bullet"/>
      <w:lvlText w:val=""/>
      <w:lvlJc w:val="left"/>
      <w:pPr>
        <w:tabs>
          <w:tab w:val="num" w:pos="0"/>
        </w:tabs>
        <w:ind w:left="1931" w:hanging="339"/>
      </w:pPr>
      <w:rPr>
        <w:rFonts w:ascii="Symbol" w:hAnsi="Symbol" w:cs="Symbol" w:hint="default"/>
      </w:rPr>
    </w:lvl>
    <w:lvl w:ilvl="3">
      <w:numFmt w:val="bullet"/>
      <w:lvlText w:val=""/>
      <w:lvlJc w:val="left"/>
      <w:pPr>
        <w:tabs>
          <w:tab w:val="num" w:pos="0"/>
        </w:tabs>
        <w:ind w:left="3957" w:hanging="339"/>
      </w:pPr>
      <w:rPr>
        <w:rFonts w:ascii="Symbol" w:hAnsi="Symbol" w:cs="Symbol" w:hint="default"/>
      </w:rPr>
    </w:lvl>
    <w:lvl w:ilvl="4">
      <w:numFmt w:val="bullet"/>
      <w:lvlText w:val=""/>
      <w:lvlJc w:val="left"/>
      <w:pPr>
        <w:tabs>
          <w:tab w:val="num" w:pos="0"/>
        </w:tabs>
        <w:ind w:left="4966" w:hanging="339"/>
      </w:pPr>
      <w:rPr>
        <w:rFonts w:ascii="Symbol" w:hAnsi="Symbol" w:cs="Symbol" w:hint="default"/>
      </w:rPr>
    </w:lvl>
    <w:lvl w:ilvl="5">
      <w:numFmt w:val="bullet"/>
      <w:lvlText w:val=""/>
      <w:lvlJc w:val="left"/>
      <w:pPr>
        <w:tabs>
          <w:tab w:val="num" w:pos="0"/>
        </w:tabs>
        <w:ind w:left="5975" w:hanging="339"/>
      </w:pPr>
      <w:rPr>
        <w:rFonts w:ascii="Symbol" w:hAnsi="Symbol" w:cs="Symbol" w:hint="default"/>
      </w:rPr>
    </w:lvl>
    <w:lvl w:ilvl="6">
      <w:numFmt w:val="bullet"/>
      <w:lvlText w:val=""/>
      <w:lvlJc w:val="left"/>
      <w:pPr>
        <w:tabs>
          <w:tab w:val="num" w:pos="0"/>
        </w:tabs>
        <w:ind w:left="6984" w:hanging="339"/>
      </w:pPr>
      <w:rPr>
        <w:rFonts w:ascii="Symbol" w:hAnsi="Symbol" w:cs="Symbol" w:hint="default"/>
      </w:rPr>
    </w:lvl>
    <w:lvl w:ilvl="7">
      <w:numFmt w:val="bullet"/>
      <w:lvlText w:val=""/>
      <w:lvlJc w:val="left"/>
      <w:pPr>
        <w:tabs>
          <w:tab w:val="num" w:pos="0"/>
        </w:tabs>
        <w:ind w:left="7993" w:hanging="339"/>
      </w:pPr>
      <w:rPr>
        <w:rFonts w:ascii="Symbol" w:hAnsi="Symbol" w:cs="Symbol" w:hint="default"/>
      </w:rPr>
    </w:lvl>
    <w:lvl w:ilvl="8">
      <w:numFmt w:val="bullet"/>
      <w:lvlText w:val=""/>
      <w:lvlJc w:val="left"/>
      <w:pPr>
        <w:tabs>
          <w:tab w:val="num" w:pos="0"/>
        </w:tabs>
        <w:ind w:left="9002" w:hanging="339"/>
      </w:pPr>
      <w:rPr>
        <w:rFonts w:ascii="Symbol" w:hAnsi="Symbol" w:cs="Symbol" w:hint="default"/>
      </w:rPr>
    </w:lvl>
  </w:abstractNum>
  <w:abstractNum w:abstractNumId="1" w15:restartNumberingAfterBreak="0">
    <w:nsid w:val="08B77FDA"/>
    <w:multiLevelType w:val="hybridMultilevel"/>
    <w:tmpl w:val="A676A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B19E0"/>
    <w:multiLevelType w:val="hybridMultilevel"/>
    <w:tmpl w:val="D312FDB2"/>
    <w:lvl w:ilvl="0" w:tplc="0809000F">
      <w:start w:val="1"/>
      <w:numFmt w:val="decimal"/>
      <w:lvlText w:val="%1."/>
      <w:lvlJc w:val="left"/>
      <w:pPr>
        <w:ind w:left="782" w:hanging="360"/>
      </w:p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3" w15:restartNumberingAfterBreak="0">
    <w:nsid w:val="1EFA1194"/>
    <w:multiLevelType w:val="multilevel"/>
    <w:tmpl w:val="136A47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F0A7B91"/>
    <w:multiLevelType w:val="multilevel"/>
    <w:tmpl w:val="8B6880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D515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754E62"/>
    <w:multiLevelType w:val="multilevel"/>
    <w:tmpl w:val="7BCEEB80"/>
    <w:lvl w:ilvl="0">
      <w:start w:val="1"/>
      <w:numFmt w:val="decimal"/>
      <w:lvlText w:val="%1"/>
      <w:lvlJc w:val="left"/>
      <w:pPr>
        <w:tabs>
          <w:tab w:val="num" w:pos="0"/>
        </w:tabs>
        <w:ind w:left="1266" w:hanging="405"/>
      </w:pPr>
      <w:rPr>
        <w:rFonts w:eastAsia="Arial" w:cs="Arial"/>
        <w:b/>
        <w:bCs/>
        <w:i w:val="0"/>
        <w:iCs w:val="0"/>
        <w:w w:val="102"/>
        <w:sz w:val="22"/>
        <w:szCs w:val="22"/>
      </w:rPr>
    </w:lvl>
    <w:lvl w:ilvl="1">
      <w:numFmt w:val="bullet"/>
      <w:lvlText w:val=""/>
      <w:lvlJc w:val="left"/>
      <w:pPr>
        <w:tabs>
          <w:tab w:val="num" w:pos="0"/>
        </w:tabs>
        <w:ind w:left="2236" w:hanging="405"/>
      </w:pPr>
      <w:rPr>
        <w:rFonts w:ascii="Symbol" w:hAnsi="Symbol" w:cs="Symbol" w:hint="default"/>
      </w:rPr>
    </w:lvl>
    <w:lvl w:ilvl="2">
      <w:numFmt w:val="bullet"/>
      <w:lvlText w:val=""/>
      <w:lvlJc w:val="left"/>
      <w:pPr>
        <w:tabs>
          <w:tab w:val="num" w:pos="0"/>
        </w:tabs>
        <w:ind w:left="3212" w:hanging="405"/>
      </w:pPr>
      <w:rPr>
        <w:rFonts w:ascii="Symbol" w:hAnsi="Symbol" w:cs="Symbol" w:hint="default"/>
      </w:rPr>
    </w:lvl>
    <w:lvl w:ilvl="3">
      <w:numFmt w:val="bullet"/>
      <w:lvlText w:val=""/>
      <w:lvlJc w:val="left"/>
      <w:pPr>
        <w:tabs>
          <w:tab w:val="num" w:pos="0"/>
        </w:tabs>
        <w:ind w:left="4188" w:hanging="405"/>
      </w:pPr>
      <w:rPr>
        <w:rFonts w:ascii="Symbol" w:hAnsi="Symbol" w:cs="Symbol" w:hint="default"/>
      </w:rPr>
    </w:lvl>
    <w:lvl w:ilvl="4">
      <w:numFmt w:val="bullet"/>
      <w:lvlText w:val=""/>
      <w:lvlJc w:val="left"/>
      <w:pPr>
        <w:tabs>
          <w:tab w:val="num" w:pos="0"/>
        </w:tabs>
        <w:ind w:left="5164" w:hanging="405"/>
      </w:pPr>
      <w:rPr>
        <w:rFonts w:ascii="Symbol" w:hAnsi="Symbol" w:cs="Symbol" w:hint="default"/>
      </w:rPr>
    </w:lvl>
    <w:lvl w:ilvl="5">
      <w:numFmt w:val="bullet"/>
      <w:lvlText w:val=""/>
      <w:lvlJc w:val="left"/>
      <w:pPr>
        <w:tabs>
          <w:tab w:val="num" w:pos="0"/>
        </w:tabs>
        <w:ind w:left="6140" w:hanging="405"/>
      </w:pPr>
      <w:rPr>
        <w:rFonts w:ascii="Symbol" w:hAnsi="Symbol" w:cs="Symbol" w:hint="default"/>
      </w:rPr>
    </w:lvl>
    <w:lvl w:ilvl="6">
      <w:numFmt w:val="bullet"/>
      <w:lvlText w:val=""/>
      <w:lvlJc w:val="left"/>
      <w:pPr>
        <w:tabs>
          <w:tab w:val="num" w:pos="0"/>
        </w:tabs>
        <w:ind w:left="7116" w:hanging="405"/>
      </w:pPr>
      <w:rPr>
        <w:rFonts w:ascii="Symbol" w:hAnsi="Symbol" w:cs="Symbol" w:hint="default"/>
      </w:rPr>
    </w:lvl>
    <w:lvl w:ilvl="7">
      <w:numFmt w:val="bullet"/>
      <w:lvlText w:val=""/>
      <w:lvlJc w:val="left"/>
      <w:pPr>
        <w:tabs>
          <w:tab w:val="num" w:pos="0"/>
        </w:tabs>
        <w:ind w:left="8092" w:hanging="405"/>
      </w:pPr>
      <w:rPr>
        <w:rFonts w:ascii="Symbol" w:hAnsi="Symbol" w:cs="Symbol" w:hint="default"/>
      </w:rPr>
    </w:lvl>
    <w:lvl w:ilvl="8">
      <w:numFmt w:val="bullet"/>
      <w:lvlText w:val=""/>
      <w:lvlJc w:val="left"/>
      <w:pPr>
        <w:tabs>
          <w:tab w:val="num" w:pos="0"/>
        </w:tabs>
        <w:ind w:left="9068" w:hanging="405"/>
      </w:pPr>
      <w:rPr>
        <w:rFonts w:ascii="Symbol" w:hAnsi="Symbol" w:cs="Symbol" w:hint="default"/>
      </w:rPr>
    </w:lvl>
  </w:abstractNum>
  <w:abstractNum w:abstractNumId="7" w15:restartNumberingAfterBreak="0">
    <w:nsid w:val="4E71177D"/>
    <w:multiLevelType w:val="hybridMultilevel"/>
    <w:tmpl w:val="92429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99E1A4E"/>
    <w:multiLevelType w:val="hybridMultilevel"/>
    <w:tmpl w:val="CAEEBB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8DD080E"/>
    <w:multiLevelType w:val="hybridMultilevel"/>
    <w:tmpl w:val="8076D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7"/>
  </w:num>
  <w:num w:numId="5">
    <w:abstractNumId w:val="1"/>
  </w:num>
  <w:num w:numId="6">
    <w:abstractNumId w:val="10"/>
  </w:num>
  <w:num w:numId="7">
    <w:abstractNumId w:val="2"/>
  </w:num>
  <w:num w:numId="8">
    <w:abstractNumId w:val="5"/>
  </w:num>
  <w:num w:numId="9">
    <w:abstractNumId w:val="4"/>
  </w:num>
  <w:num w:numId="10">
    <w:abstractNumId w:val="9"/>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y Williams">
    <w15:presenceInfo w15:providerId="None" w15:userId="Mary William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967"/>
    <w:rsid w:val="00051F4B"/>
    <w:rsid w:val="001B3967"/>
    <w:rsid w:val="001E160C"/>
    <w:rsid w:val="001E7968"/>
    <w:rsid w:val="0026329F"/>
    <w:rsid w:val="0029736B"/>
    <w:rsid w:val="00382A9B"/>
    <w:rsid w:val="004158BE"/>
    <w:rsid w:val="004304FE"/>
    <w:rsid w:val="004E58DD"/>
    <w:rsid w:val="005129B2"/>
    <w:rsid w:val="005977E7"/>
    <w:rsid w:val="00651FF0"/>
    <w:rsid w:val="0088149F"/>
    <w:rsid w:val="00890950"/>
    <w:rsid w:val="009049B0"/>
    <w:rsid w:val="00930273"/>
    <w:rsid w:val="00AA35E2"/>
    <w:rsid w:val="00D55EBB"/>
    <w:rsid w:val="00D966A3"/>
    <w:rsid w:val="00DF2084"/>
    <w:rsid w:val="00E64CC9"/>
    <w:rsid w:val="00F21B3B"/>
    <w:rsid w:val="00FC2AC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7A059"/>
  <w15:docId w15:val="{5A6A3C53-20EE-C746-9933-D7BCB1CD4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Arial" w:eastAsia="Arial" w:hAnsi="Arial" w:cs="Arial"/>
      <w:sz w:val="22"/>
    </w:rPr>
  </w:style>
  <w:style w:type="paragraph" w:styleId="Heading1">
    <w:name w:val="heading 1"/>
    <w:basedOn w:val="Normal"/>
    <w:link w:val="Heading1Char"/>
    <w:uiPriority w:val="9"/>
    <w:qFormat/>
    <w:rsid w:val="00890950"/>
    <w:pPr>
      <w:spacing w:before="120" w:after="120"/>
      <w:ind w:left="10" w:right="1854" w:hanging="10"/>
      <w:outlineLvl w:val="0"/>
    </w:pPr>
    <w:rPr>
      <w:b/>
      <w:bCs/>
      <w:sz w:val="24"/>
      <w:szCs w:val="37"/>
    </w:rPr>
  </w:style>
  <w:style w:type="paragraph" w:styleId="Heading2">
    <w:name w:val="heading 2"/>
    <w:basedOn w:val="Normal"/>
    <w:link w:val="Heading2Char"/>
    <w:uiPriority w:val="9"/>
    <w:unhideWhenUsed/>
    <w:qFormat/>
    <w:rsid w:val="00890950"/>
    <w:pPr>
      <w:spacing w:before="120" w:after="120"/>
      <w:outlineLvl w:val="1"/>
    </w:pPr>
    <w:rPr>
      <w:b/>
      <w:bCs/>
      <w:iCs/>
      <w:sz w:val="24"/>
      <w:szCs w:val="37"/>
    </w:rPr>
  </w:style>
  <w:style w:type="paragraph" w:styleId="Heading3">
    <w:name w:val="heading 3"/>
    <w:basedOn w:val="Normal"/>
    <w:link w:val="Heading3Char"/>
    <w:uiPriority w:val="9"/>
    <w:unhideWhenUsed/>
    <w:qFormat/>
    <w:pPr>
      <w:ind w:left="1260"/>
      <w:outlineLvl w:val="2"/>
    </w:pPr>
    <w:rPr>
      <w:b/>
      <w:bCs/>
      <w:i/>
      <w:iCs/>
      <w:sz w:val="26"/>
      <w:szCs w:val="26"/>
    </w:rPr>
  </w:style>
  <w:style w:type="paragraph" w:styleId="Heading4">
    <w:name w:val="heading 4"/>
    <w:basedOn w:val="Normal"/>
    <w:link w:val="Heading4Char"/>
    <w:uiPriority w:val="9"/>
    <w:unhideWhenUsed/>
    <w:qFormat/>
    <w:pPr>
      <w:spacing w:before="17"/>
      <w:ind w:left="20"/>
      <w:outlineLvl w:val="3"/>
    </w:pPr>
    <w:rPr>
      <w:b/>
      <w:bCs/>
    </w:rPr>
  </w:style>
  <w:style w:type="paragraph" w:styleId="Heading5">
    <w:name w:val="heading 5"/>
    <w:basedOn w:val="Normal"/>
    <w:link w:val="Heading5Char"/>
    <w:uiPriority w:val="9"/>
    <w:unhideWhenUsed/>
    <w:qFormat/>
    <w:pPr>
      <w:spacing w:before="97"/>
      <w:ind w:left="1255" w:hanging="544"/>
      <w:jc w:val="both"/>
      <w:outlineLvl w:val="4"/>
    </w:pPr>
    <w:rPr>
      <w:b/>
      <w:bCs/>
    </w:rPr>
  </w:style>
  <w:style w:type="paragraph" w:styleId="Heading6">
    <w:name w:val="heading 6"/>
    <w:basedOn w:val="Normal"/>
    <w:link w:val="Heading6Char"/>
    <w:uiPriority w:val="9"/>
    <w:semiHidden/>
    <w:unhideWhenUsed/>
    <w:qFormat/>
    <w:pPr>
      <w:ind w:left="727"/>
      <w:outlineLvl w:val="5"/>
    </w:pPr>
    <w:rPr>
      <w:b/>
      <w:bCs/>
      <w:sz w:val="20"/>
      <w:szCs w:val="20"/>
    </w:rPr>
  </w:style>
  <w:style w:type="paragraph" w:styleId="Heading7">
    <w:name w:val="heading 7"/>
    <w:basedOn w:val="Normal"/>
    <w:next w:val="Normal"/>
    <w:link w:val="Heading7Char"/>
    <w:uiPriority w:val="9"/>
    <w:semiHidden/>
    <w:unhideWhenUsed/>
    <w:qFormat/>
    <w:rsid w:val="00930273"/>
    <w:pPr>
      <w:keepNext/>
      <w:keepLines/>
      <w:spacing w:before="40"/>
      <w:outlineLvl w:val="6"/>
    </w:pPr>
    <w:rPr>
      <w:rFonts w:asciiTheme="minorHAnsi" w:eastAsiaTheme="minorHAnsi" w:hAnsiTheme="minorHAnsi" w:cstheme="minorBidi"/>
      <w:b/>
      <w:smallCaps/>
      <w:color w:val="477BD1"/>
      <w:spacing w:val="10"/>
      <w:sz w:val="20"/>
    </w:rPr>
  </w:style>
  <w:style w:type="paragraph" w:styleId="Heading8">
    <w:name w:val="heading 8"/>
    <w:basedOn w:val="Normal"/>
    <w:next w:val="Normal"/>
    <w:link w:val="Heading8Char"/>
    <w:uiPriority w:val="9"/>
    <w:semiHidden/>
    <w:unhideWhenUsed/>
    <w:qFormat/>
    <w:rsid w:val="00930273"/>
    <w:pPr>
      <w:keepNext/>
      <w:keepLines/>
      <w:spacing w:before="40"/>
      <w:outlineLvl w:val="7"/>
    </w:pPr>
    <w:rPr>
      <w:rFonts w:asciiTheme="minorHAnsi" w:eastAsiaTheme="minorHAnsi" w:hAnsiTheme="minorHAnsi" w:cstheme="minorBidi"/>
      <w:b/>
      <w:i/>
      <w:smallCaps/>
      <w:color w:val="2A59A7"/>
      <w:sz w:val="20"/>
    </w:rPr>
  </w:style>
  <w:style w:type="paragraph" w:styleId="Heading9">
    <w:name w:val="heading 9"/>
    <w:basedOn w:val="Normal"/>
    <w:next w:val="Normal"/>
    <w:link w:val="Heading9Char"/>
    <w:uiPriority w:val="9"/>
    <w:semiHidden/>
    <w:unhideWhenUsed/>
    <w:qFormat/>
    <w:rsid w:val="00930273"/>
    <w:pPr>
      <w:keepNext/>
      <w:keepLines/>
      <w:spacing w:before="40"/>
      <w:outlineLvl w:val="8"/>
    </w:pPr>
    <w:rPr>
      <w:rFonts w:asciiTheme="minorHAnsi" w:eastAsiaTheme="minorHAnsi" w:hAnsiTheme="minorHAnsi" w:cstheme="minorBidi"/>
      <w:b/>
      <w:i/>
      <w:smallCaps/>
      <w:color w:val="1C3B6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qFormat/>
    <w:rPr>
      <w:sz w:val="20"/>
      <w:szCs w:val="20"/>
    </w:rPr>
  </w:style>
  <w:style w:type="paragraph" w:styleId="List">
    <w:name w:val="List"/>
    <w:basedOn w:val="BodyText"/>
    <w:rPr>
      <w:rFonts w:cs="Lohit Devanagari"/>
    </w:rPr>
  </w:style>
  <w:style w:type="paragraph" w:styleId="Caption">
    <w:name w:val="caption"/>
    <w:basedOn w:val="Normal"/>
    <w:uiPriority w:val="35"/>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OC1">
    <w:name w:val="toc 1"/>
    <w:basedOn w:val="Normal"/>
    <w:uiPriority w:val="39"/>
    <w:qFormat/>
    <w:pPr>
      <w:spacing w:before="360"/>
    </w:pPr>
    <w:rPr>
      <w:rFonts w:asciiTheme="majorHAnsi" w:hAnsiTheme="majorHAnsi"/>
      <w:b/>
      <w:bCs/>
      <w:caps/>
      <w:sz w:val="24"/>
      <w:szCs w:val="24"/>
    </w:rPr>
  </w:style>
  <w:style w:type="paragraph" w:styleId="TOC2">
    <w:name w:val="toc 2"/>
    <w:basedOn w:val="Normal"/>
    <w:uiPriority w:val="39"/>
    <w:qFormat/>
    <w:pPr>
      <w:spacing w:before="240"/>
    </w:pPr>
    <w:rPr>
      <w:rFonts w:asciiTheme="minorHAnsi" w:hAnsiTheme="minorHAnsi" w:cstheme="minorHAnsi"/>
      <w:b/>
      <w:bCs/>
      <w:sz w:val="20"/>
      <w:szCs w:val="20"/>
    </w:rPr>
  </w:style>
  <w:style w:type="paragraph" w:styleId="Title">
    <w:name w:val="Title"/>
    <w:basedOn w:val="Normal"/>
    <w:link w:val="TitleChar"/>
    <w:uiPriority w:val="10"/>
    <w:qFormat/>
    <w:pPr>
      <w:ind w:left="1263" w:hanging="2"/>
      <w:jc w:val="center"/>
    </w:pPr>
    <w:rPr>
      <w:rFonts w:ascii="Cambria" w:eastAsia="Cambria" w:hAnsi="Cambria" w:cs="Cambria"/>
      <w:b/>
      <w:bCs/>
      <w:sz w:val="45"/>
      <w:szCs w:val="45"/>
    </w:rPr>
  </w:style>
  <w:style w:type="paragraph" w:styleId="ListParagraph">
    <w:name w:val="List Paragraph"/>
    <w:basedOn w:val="Normal"/>
    <w:uiPriority w:val="34"/>
    <w:qFormat/>
    <w:pPr>
      <w:spacing w:before="27"/>
      <w:ind w:left="1881" w:hanging="339"/>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HeaderandFooter"/>
    <w:link w:val="HeaderChar"/>
    <w:uiPriority w:val="99"/>
  </w:style>
  <w:style w:type="paragraph" w:customStyle="1" w:styleId="FrameContents">
    <w:name w:val="Frame Contents"/>
    <w:basedOn w:val="Normal"/>
    <w:qFormat/>
  </w:style>
  <w:style w:type="paragraph" w:styleId="Footer">
    <w:name w:val="footer"/>
    <w:basedOn w:val="Normal"/>
    <w:link w:val="FooterChar"/>
    <w:uiPriority w:val="99"/>
    <w:unhideWhenUsed/>
    <w:rsid w:val="00930273"/>
    <w:pPr>
      <w:tabs>
        <w:tab w:val="center" w:pos="4513"/>
        <w:tab w:val="right" w:pos="9026"/>
      </w:tabs>
    </w:pPr>
  </w:style>
  <w:style w:type="character" w:customStyle="1" w:styleId="FooterChar">
    <w:name w:val="Footer Char"/>
    <w:basedOn w:val="DefaultParagraphFont"/>
    <w:link w:val="Footer"/>
    <w:uiPriority w:val="99"/>
    <w:rsid w:val="00930273"/>
    <w:rPr>
      <w:rFonts w:ascii="Arial" w:eastAsia="Arial" w:hAnsi="Arial" w:cs="Arial"/>
      <w:sz w:val="22"/>
    </w:rPr>
  </w:style>
  <w:style w:type="character" w:customStyle="1" w:styleId="HeaderChar">
    <w:name w:val="Header Char"/>
    <w:basedOn w:val="DefaultParagraphFont"/>
    <w:link w:val="Header"/>
    <w:uiPriority w:val="99"/>
    <w:rsid w:val="00930273"/>
    <w:rPr>
      <w:rFonts w:ascii="Arial" w:eastAsia="Arial" w:hAnsi="Arial" w:cs="Arial"/>
      <w:sz w:val="22"/>
    </w:rPr>
  </w:style>
  <w:style w:type="character" w:styleId="PageNumber">
    <w:name w:val="page number"/>
    <w:basedOn w:val="DefaultParagraphFont"/>
    <w:uiPriority w:val="99"/>
    <w:semiHidden/>
    <w:unhideWhenUsed/>
    <w:rsid w:val="00930273"/>
  </w:style>
  <w:style w:type="paragraph" w:customStyle="1" w:styleId="Heading71">
    <w:name w:val="Heading 71"/>
    <w:basedOn w:val="Normal"/>
    <w:next w:val="Normal"/>
    <w:uiPriority w:val="9"/>
    <w:semiHidden/>
    <w:unhideWhenUsed/>
    <w:qFormat/>
    <w:rsid w:val="00930273"/>
    <w:pPr>
      <w:widowControl/>
      <w:suppressAutoHyphens w:val="0"/>
      <w:spacing w:line="276" w:lineRule="auto"/>
      <w:outlineLvl w:val="6"/>
    </w:pPr>
    <w:rPr>
      <w:rFonts w:ascii="Calibri" w:eastAsia="Times New Roman" w:hAnsi="Calibri" w:cs="Times New Roman"/>
      <w:b/>
      <w:smallCaps/>
      <w:color w:val="477BD1"/>
      <w:spacing w:val="10"/>
      <w:sz w:val="20"/>
      <w:szCs w:val="20"/>
      <w:lang w:val="en-IE"/>
    </w:rPr>
  </w:style>
  <w:style w:type="paragraph" w:customStyle="1" w:styleId="Heading81">
    <w:name w:val="Heading 81"/>
    <w:basedOn w:val="Normal"/>
    <w:next w:val="Normal"/>
    <w:uiPriority w:val="9"/>
    <w:semiHidden/>
    <w:unhideWhenUsed/>
    <w:qFormat/>
    <w:rsid w:val="00930273"/>
    <w:pPr>
      <w:widowControl/>
      <w:suppressAutoHyphens w:val="0"/>
      <w:spacing w:line="276" w:lineRule="auto"/>
      <w:outlineLvl w:val="7"/>
    </w:pPr>
    <w:rPr>
      <w:rFonts w:ascii="Calibri" w:eastAsia="Times New Roman" w:hAnsi="Calibri" w:cs="Times New Roman"/>
      <w:b/>
      <w:i/>
      <w:smallCaps/>
      <w:color w:val="2A59A7"/>
      <w:sz w:val="20"/>
      <w:szCs w:val="20"/>
      <w:lang w:val="en-IE"/>
    </w:rPr>
  </w:style>
  <w:style w:type="paragraph" w:customStyle="1" w:styleId="Heading91">
    <w:name w:val="Heading 91"/>
    <w:basedOn w:val="Normal"/>
    <w:next w:val="Normal"/>
    <w:uiPriority w:val="9"/>
    <w:semiHidden/>
    <w:unhideWhenUsed/>
    <w:qFormat/>
    <w:rsid w:val="00930273"/>
    <w:pPr>
      <w:widowControl/>
      <w:suppressAutoHyphens w:val="0"/>
      <w:spacing w:line="276" w:lineRule="auto"/>
      <w:outlineLvl w:val="8"/>
    </w:pPr>
    <w:rPr>
      <w:rFonts w:ascii="Calibri" w:eastAsia="Times New Roman" w:hAnsi="Calibri" w:cs="Times New Roman"/>
      <w:b/>
      <w:i/>
      <w:smallCaps/>
      <w:color w:val="1C3B6F"/>
      <w:sz w:val="20"/>
      <w:szCs w:val="20"/>
      <w:lang w:val="en-IE"/>
    </w:rPr>
  </w:style>
  <w:style w:type="numbering" w:customStyle="1" w:styleId="NoList1">
    <w:name w:val="No List1"/>
    <w:next w:val="NoList"/>
    <w:uiPriority w:val="99"/>
    <w:semiHidden/>
    <w:unhideWhenUsed/>
    <w:rsid w:val="00930273"/>
  </w:style>
  <w:style w:type="character" w:customStyle="1" w:styleId="TitleChar">
    <w:name w:val="Title Char"/>
    <w:basedOn w:val="DefaultParagraphFont"/>
    <w:link w:val="Title"/>
    <w:uiPriority w:val="10"/>
    <w:rsid w:val="00930273"/>
    <w:rPr>
      <w:rFonts w:ascii="Cambria" w:eastAsia="Cambria" w:hAnsi="Cambria" w:cs="Cambria"/>
      <w:b/>
      <w:bCs/>
      <w:sz w:val="45"/>
      <w:szCs w:val="45"/>
    </w:rPr>
  </w:style>
  <w:style w:type="character" w:customStyle="1" w:styleId="Heading1Char">
    <w:name w:val="Heading 1 Char"/>
    <w:basedOn w:val="DefaultParagraphFont"/>
    <w:link w:val="Heading1"/>
    <w:uiPriority w:val="9"/>
    <w:rsid w:val="00890950"/>
    <w:rPr>
      <w:rFonts w:ascii="Arial" w:eastAsia="Arial" w:hAnsi="Arial" w:cs="Arial"/>
      <w:b/>
      <w:bCs/>
      <w:sz w:val="24"/>
      <w:szCs w:val="37"/>
    </w:rPr>
  </w:style>
  <w:style w:type="character" w:customStyle="1" w:styleId="Heading2Char">
    <w:name w:val="Heading 2 Char"/>
    <w:basedOn w:val="DefaultParagraphFont"/>
    <w:link w:val="Heading2"/>
    <w:uiPriority w:val="9"/>
    <w:rsid w:val="00890950"/>
    <w:rPr>
      <w:rFonts w:ascii="Arial" w:eastAsia="Arial" w:hAnsi="Arial" w:cs="Arial"/>
      <w:b/>
      <w:bCs/>
      <w:iCs/>
      <w:sz w:val="24"/>
      <w:szCs w:val="37"/>
    </w:rPr>
  </w:style>
  <w:style w:type="character" w:customStyle="1" w:styleId="Heading3Char">
    <w:name w:val="Heading 3 Char"/>
    <w:basedOn w:val="DefaultParagraphFont"/>
    <w:link w:val="Heading3"/>
    <w:uiPriority w:val="9"/>
    <w:rsid w:val="00930273"/>
    <w:rPr>
      <w:rFonts w:ascii="Arial" w:eastAsia="Arial" w:hAnsi="Arial" w:cs="Arial"/>
      <w:b/>
      <w:bCs/>
      <w:i/>
      <w:iCs/>
      <w:sz w:val="26"/>
      <w:szCs w:val="26"/>
    </w:rPr>
  </w:style>
  <w:style w:type="character" w:customStyle="1" w:styleId="Heading4Char">
    <w:name w:val="Heading 4 Char"/>
    <w:basedOn w:val="DefaultParagraphFont"/>
    <w:link w:val="Heading4"/>
    <w:uiPriority w:val="9"/>
    <w:rsid w:val="00930273"/>
    <w:rPr>
      <w:rFonts w:ascii="Arial" w:eastAsia="Arial" w:hAnsi="Arial" w:cs="Arial"/>
      <w:b/>
      <w:bCs/>
      <w:sz w:val="22"/>
    </w:rPr>
  </w:style>
  <w:style w:type="character" w:customStyle="1" w:styleId="Heading5Char">
    <w:name w:val="Heading 5 Char"/>
    <w:basedOn w:val="DefaultParagraphFont"/>
    <w:link w:val="Heading5"/>
    <w:uiPriority w:val="9"/>
    <w:rsid w:val="00930273"/>
    <w:rPr>
      <w:rFonts w:ascii="Arial" w:eastAsia="Arial" w:hAnsi="Arial" w:cs="Arial"/>
      <w:b/>
      <w:bCs/>
      <w:sz w:val="22"/>
    </w:rPr>
  </w:style>
  <w:style w:type="character" w:customStyle="1" w:styleId="Heading6Char">
    <w:name w:val="Heading 6 Char"/>
    <w:basedOn w:val="DefaultParagraphFont"/>
    <w:link w:val="Heading6"/>
    <w:uiPriority w:val="9"/>
    <w:semiHidden/>
    <w:rsid w:val="00930273"/>
    <w:rPr>
      <w:rFonts w:ascii="Arial" w:eastAsia="Arial" w:hAnsi="Arial" w:cs="Arial"/>
      <w:b/>
      <w:bCs/>
      <w:szCs w:val="20"/>
    </w:rPr>
  </w:style>
  <w:style w:type="character" w:customStyle="1" w:styleId="Heading7Char">
    <w:name w:val="Heading 7 Char"/>
    <w:basedOn w:val="DefaultParagraphFont"/>
    <w:link w:val="Heading7"/>
    <w:uiPriority w:val="9"/>
    <w:semiHidden/>
    <w:rsid w:val="00930273"/>
    <w:rPr>
      <w:b/>
      <w:smallCaps/>
      <w:color w:val="477BD1"/>
      <w:spacing w:val="10"/>
    </w:rPr>
  </w:style>
  <w:style w:type="character" w:customStyle="1" w:styleId="Heading8Char">
    <w:name w:val="Heading 8 Char"/>
    <w:basedOn w:val="DefaultParagraphFont"/>
    <w:link w:val="Heading8"/>
    <w:uiPriority w:val="9"/>
    <w:semiHidden/>
    <w:rsid w:val="00930273"/>
    <w:rPr>
      <w:b/>
      <w:i/>
      <w:smallCaps/>
      <w:color w:val="2A59A7"/>
    </w:rPr>
  </w:style>
  <w:style w:type="character" w:customStyle="1" w:styleId="Heading9Char">
    <w:name w:val="Heading 9 Char"/>
    <w:basedOn w:val="DefaultParagraphFont"/>
    <w:link w:val="Heading9"/>
    <w:uiPriority w:val="9"/>
    <w:semiHidden/>
    <w:rsid w:val="00930273"/>
    <w:rPr>
      <w:b/>
      <w:i/>
      <w:smallCaps/>
      <w:color w:val="1C3B6F"/>
    </w:rPr>
  </w:style>
  <w:style w:type="paragraph" w:customStyle="1" w:styleId="Subtitle1">
    <w:name w:val="Subtitle1"/>
    <w:basedOn w:val="Normal"/>
    <w:next w:val="Normal"/>
    <w:uiPriority w:val="11"/>
    <w:qFormat/>
    <w:rsid w:val="00930273"/>
    <w:pPr>
      <w:widowControl/>
      <w:suppressAutoHyphens w:val="0"/>
      <w:spacing w:after="720"/>
      <w:jc w:val="right"/>
    </w:pPr>
    <w:rPr>
      <w:rFonts w:ascii="Calibri Light" w:eastAsia="Times New Roman" w:hAnsi="Calibri Light" w:cs="Times New Roman"/>
      <w:sz w:val="20"/>
      <w:lang w:val="en-IE"/>
    </w:rPr>
  </w:style>
  <w:style w:type="character" w:customStyle="1" w:styleId="SubtitleChar">
    <w:name w:val="Subtitle Char"/>
    <w:basedOn w:val="DefaultParagraphFont"/>
    <w:link w:val="Subtitle"/>
    <w:uiPriority w:val="11"/>
    <w:rsid w:val="00930273"/>
    <w:rPr>
      <w:rFonts w:ascii="Calibri Light" w:eastAsia="Times New Roman" w:hAnsi="Calibri Light" w:cs="Times New Roman"/>
      <w:szCs w:val="22"/>
    </w:rPr>
  </w:style>
  <w:style w:type="character" w:customStyle="1" w:styleId="Strong1">
    <w:name w:val="Strong1"/>
    <w:uiPriority w:val="22"/>
    <w:qFormat/>
    <w:rsid w:val="00930273"/>
    <w:rPr>
      <w:b/>
      <w:color w:val="477BD1"/>
    </w:rPr>
  </w:style>
  <w:style w:type="character" w:styleId="Emphasis">
    <w:name w:val="Emphasis"/>
    <w:uiPriority w:val="20"/>
    <w:qFormat/>
    <w:rsid w:val="00930273"/>
    <w:rPr>
      <w:b/>
      <w:i/>
      <w:spacing w:val="10"/>
    </w:rPr>
  </w:style>
  <w:style w:type="paragraph" w:styleId="NoSpacing">
    <w:name w:val="No Spacing"/>
    <w:basedOn w:val="Normal"/>
    <w:link w:val="NoSpacingChar"/>
    <w:uiPriority w:val="1"/>
    <w:qFormat/>
    <w:rsid w:val="00930273"/>
    <w:pPr>
      <w:widowControl/>
      <w:suppressAutoHyphens w:val="0"/>
      <w:jc w:val="both"/>
    </w:pPr>
    <w:rPr>
      <w:rFonts w:ascii="Calibri" w:eastAsia="Times New Roman" w:hAnsi="Calibri" w:cs="Times New Roman"/>
      <w:sz w:val="20"/>
      <w:szCs w:val="20"/>
      <w:lang w:val="en-IE"/>
    </w:rPr>
  </w:style>
  <w:style w:type="character" w:customStyle="1" w:styleId="NoSpacingChar">
    <w:name w:val="No Spacing Char"/>
    <w:basedOn w:val="DefaultParagraphFont"/>
    <w:link w:val="NoSpacing"/>
    <w:uiPriority w:val="1"/>
    <w:rsid w:val="00930273"/>
    <w:rPr>
      <w:rFonts w:ascii="Calibri" w:eastAsia="Times New Roman" w:hAnsi="Calibri" w:cs="Times New Roman"/>
      <w:szCs w:val="20"/>
      <w:lang w:val="en-IE"/>
    </w:rPr>
  </w:style>
  <w:style w:type="paragraph" w:styleId="Quote">
    <w:name w:val="Quote"/>
    <w:basedOn w:val="Normal"/>
    <w:next w:val="Normal"/>
    <w:link w:val="QuoteChar"/>
    <w:uiPriority w:val="29"/>
    <w:qFormat/>
    <w:rsid w:val="00930273"/>
    <w:pPr>
      <w:widowControl/>
      <w:suppressAutoHyphens w:val="0"/>
      <w:spacing w:after="200" w:line="276" w:lineRule="auto"/>
      <w:jc w:val="both"/>
    </w:pPr>
    <w:rPr>
      <w:rFonts w:ascii="Calibri" w:eastAsia="Times New Roman" w:hAnsi="Calibri" w:cs="Times New Roman"/>
      <w:i/>
      <w:sz w:val="20"/>
      <w:szCs w:val="20"/>
      <w:lang w:val="en-IE"/>
    </w:rPr>
  </w:style>
  <w:style w:type="character" w:customStyle="1" w:styleId="QuoteChar">
    <w:name w:val="Quote Char"/>
    <w:basedOn w:val="DefaultParagraphFont"/>
    <w:link w:val="Quote"/>
    <w:uiPriority w:val="29"/>
    <w:rsid w:val="00930273"/>
    <w:rPr>
      <w:rFonts w:ascii="Calibri" w:eastAsia="Times New Roman" w:hAnsi="Calibri" w:cs="Times New Roman"/>
      <w:i/>
      <w:szCs w:val="20"/>
      <w:lang w:val="en-IE"/>
    </w:rPr>
  </w:style>
  <w:style w:type="paragraph" w:customStyle="1" w:styleId="IntenseQuote1">
    <w:name w:val="Intense Quote1"/>
    <w:basedOn w:val="Normal"/>
    <w:next w:val="Normal"/>
    <w:uiPriority w:val="30"/>
    <w:qFormat/>
    <w:rsid w:val="00930273"/>
    <w:pPr>
      <w:widowControl/>
      <w:pBdr>
        <w:top w:val="single" w:sz="8" w:space="10" w:color="2A59A7"/>
        <w:left w:val="single" w:sz="8" w:space="10" w:color="2A59A7"/>
        <w:bottom w:val="single" w:sz="8" w:space="10" w:color="2A59A7"/>
        <w:right w:val="single" w:sz="8" w:space="10" w:color="2A59A7"/>
      </w:pBdr>
      <w:shd w:val="clear" w:color="auto" w:fill="477BD1"/>
      <w:suppressAutoHyphens w:val="0"/>
      <w:spacing w:before="140" w:after="140" w:line="276" w:lineRule="auto"/>
      <w:ind w:left="1440" w:right="1440"/>
      <w:jc w:val="both"/>
    </w:pPr>
    <w:rPr>
      <w:rFonts w:ascii="Calibri" w:eastAsia="Times New Roman" w:hAnsi="Calibri" w:cs="Times New Roman"/>
      <w:b/>
      <w:i/>
      <w:color w:val="FFFFFF"/>
      <w:sz w:val="20"/>
      <w:szCs w:val="20"/>
      <w:lang w:val="en-IE"/>
    </w:rPr>
  </w:style>
  <w:style w:type="character" w:customStyle="1" w:styleId="IntenseQuoteChar">
    <w:name w:val="Intense Quote Char"/>
    <w:basedOn w:val="DefaultParagraphFont"/>
    <w:link w:val="IntenseQuote"/>
    <w:uiPriority w:val="30"/>
    <w:rsid w:val="00930273"/>
    <w:rPr>
      <w:b/>
      <w:i/>
      <w:color w:val="FFFFFF"/>
      <w:shd w:val="clear" w:color="auto" w:fill="477BD1"/>
    </w:rPr>
  </w:style>
  <w:style w:type="character" w:styleId="SubtleEmphasis">
    <w:name w:val="Subtle Emphasis"/>
    <w:uiPriority w:val="19"/>
    <w:qFormat/>
    <w:rsid w:val="00930273"/>
    <w:rPr>
      <w:i/>
    </w:rPr>
  </w:style>
  <w:style w:type="character" w:customStyle="1" w:styleId="IntenseEmphasis1">
    <w:name w:val="Intense Emphasis1"/>
    <w:uiPriority w:val="21"/>
    <w:qFormat/>
    <w:rsid w:val="00930273"/>
    <w:rPr>
      <w:b/>
      <w:i/>
      <w:color w:val="477BD1"/>
      <w:spacing w:val="10"/>
    </w:rPr>
  </w:style>
  <w:style w:type="character" w:styleId="SubtleReference">
    <w:name w:val="Subtle Reference"/>
    <w:uiPriority w:val="31"/>
    <w:qFormat/>
    <w:rsid w:val="00930273"/>
    <w:rPr>
      <w:b/>
    </w:rPr>
  </w:style>
  <w:style w:type="character" w:styleId="IntenseReference">
    <w:name w:val="Intense Reference"/>
    <w:uiPriority w:val="32"/>
    <w:qFormat/>
    <w:rsid w:val="00930273"/>
    <w:rPr>
      <w:b/>
      <w:bCs/>
      <w:smallCaps/>
      <w:spacing w:val="5"/>
      <w:sz w:val="22"/>
      <w:szCs w:val="22"/>
      <w:u w:val="single"/>
    </w:rPr>
  </w:style>
  <w:style w:type="character" w:customStyle="1" w:styleId="BookTitle1">
    <w:name w:val="Book Title1"/>
    <w:uiPriority w:val="33"/>
    <w:qFormat/>
    <w:rsid w:val="00930273"/>
    <w:rPr>
      <w:rFonts w:ascii="Calibri Light" w:eastAsia="Times New Roman" w:hAnsi="Calibri Light" w:cs="Times New Roman"/>
      <w:i/>
      <w:iCs/>
      <w:sz w:val="20"/>
      <w:szCs w:val="20"/>
    </w:rPr>
  </w:style>
  <w:style w:type="paragraph" w:styleId="TOCHeading">
    <w:name w:val="TOC Heading"/>
    <w:basedOn w:val="Heading1"/>
    <w:next w:val="Normal"/>
    <w:uiPriority w:val="39"/>
    <w:unhideWhenUsed/>
    <w:qFormat/>
    <w:rsid w:val="00930273"/>
    <w:pPr>
      <w:widowControl/>
      <w:suppressAutoHyphens w:val="0"/>
      <w:spacing w:before="300" w:after="40" w:line="276" w:lineRule="auto"/>
      <w:ind w:left="0" w:right="0" w:firstLine="0"/>
      <w:outlineLvl w:val="9"/>
    </w:pPr>
    <w:rPr>
      <w:rFonts w:ascii="Calibri" w:eastAsia="Times New Roman" w:hAnsi="Calibri" w:cs="Times New Roman"/>
      <w:b w:val="0"/>
      <w:bCs w:val="0"/>
      <w:smallCaps/>
      <w:spacing w:val="5"/>
      <w:sz w:val="32"/>
      <w:szCs w:val="32"/>
      <w:lang w:val="en-IE"/>
    </w:rPr>
  </w:style>
  <w:style w:type="paragraph" w:customStyle="1" w:styleId="PersonalName">
    <w:name w:val="Personal Name"/>
    <w:basedOn w:val="Title"/>
    <w:rsid w:val="00930273"/>
    <w:pPr>
      <w:widowControl/>
      <w:pBdr>
        <w:top w:val="single" w:sz="12" w:space="1" w:color="477BD1"/>
      </w:pBdr>
      <w:suppressAutoHyphens w:val="0"/>
      <w:spacing w:after="200"/>
      <w:ind w:left="0" w:firstLine="0"/>
      <w:jc w:val="right"/>
    </w:pPr>
    <w:rPr>
      <w:rFonts w:ascii="Calibri" w:eastAsia="Times New Roman" w:hAnsi="Calibri" w:cs="Times New Roman"/>
      <w:bCs w:val="0"/>
      <w:caps/>
      <w:smallCaps/>
      <w:color w:val="000000"/>
      <w:sz w:val="28"/>
      <w:szCs w:val="28"/>
      <w:lang w:val="en-IE"/>
    </w:rPr>
  </w:style>
  <w:style w:type="paragraph" w:styleId="Bibliography">
    <w:name w:val="Bibliography"/>
    <w:basedOn w:val="Normal"/>
    <w:next w:val="Normal"/>
    <w:uiPriority w:val="37"/>
    <w:unhideWhenUsed/>
    <w:rsid w:val="00930273"/>
    <w:pPr>
      <w:widowControl/>
      <w:suppressAutoHyphens w:val="0"/>
      <w:spacing w:after="200" w:line="276" w:lineRule="auto"/>
      <w:jc w:val="both"/>
    </w:pPr>
    <w:rPr>
      <w:rFonts w:ascii="Calibri" w:eastAsia="Times New Roman" w:hAnsi="Calibri" w:cs="Times New Roman"/>
      <w:sz w:val="20"/>
      <w:szCs w:val="20"/>
      <w:lang w:val="en-IE"/>
    </w:rPr>
  </w:style>
  <w:style w:type="paragraph" w:styleId="NormalWeb">
    <w:name w:val="Normal (Web)"/>
    <w:basedOn w:val="Normal"/>
    <w:uiPriority w:val="99"/>
    <w:semiHidden/>
    <w:unhideWhenUsed/>
    <w:rsid w:val="00930273"/>
    <w:pPr>
      <w:widowControl/>
      <w:suppressAutoHyphens w:val="0"/>
      <w:spacing w:before="100" w:beforeAutospacing="1" w:after="100" w:afterAutospacing="1"/>
    </w:pPr>
    <w:rPr>
      <w:rFonts w:ascii="Times New Roman" w:eastAsia="Times New Roman" w:hAnsi="Times New Roman" w:cs="Times New Roman"/>
      <w:sz w:val="24"/>
      <w:szCs w:val="24"/>
      <w:lang w:val="en-IE" w:eastAsia="en-GB"/>
    </w:rPr>
  </w:style>
  <w:style w:type="character" w:styleId="PlaceholderText">
    <w:name w:val="Placeholder Text"/>
    <w:basedOn w:val="DefaultParagraphFont"/>
    <w:uiPriority w:val="99"/>
    <w:semiHidden/>
    <w:rsid w:val="00930273"/>
    <w:rPr>
      <w:color w:val="808080"/>
    </w:rPr>
  </w:style>
  <w:style w:type="table" w:styleId="TableGrid">
    <w:name w:val="Table Grid"/>
    <w:basedOn w:val="TableNormal"/>
    <w:uiPriority w:val="39"/>
    <w:rsid w:val="00930273"/>
    <w:pPr>
      <w:suppressAutoHyphens w:val="0"/>
      <w:jc w:val="both"/>
    </w:pPr>
    <w:rPr>
      <w:rFonts w:eastAsia="Times New Roman"/>
      <w:szCs w:val="20"/>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930273"/>
    <w:pPr>
      <w:suppressAutoHyphens w:val="0"/>
      <w:jc w:val="both"/>
    </w:pPr>
    <w:rPr>
      <w:rFonts w:eastAsia="Times New Roman"/>
      <w:szCs w:val="20"/>
      <w:lang w:val="en-I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next w:val="PlainTable1"/>
    <w:uiPriority w:val="41"/>
    <w:rsid w:val="00930273"/>
    <w:pPr>
      <w:suppressAutoHyphens w:val="0"/>
      <w:jc w:val="both"/>
    </w:pPr>
    <w:rPr>
      <w:rFonts w:eastAsia="Times New Roman"/>
      <w:szCs w:val="20"/>
      <w:lang w:val="en-IE"/>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next w:val="PlainTable2"/>
    <w:uiPriority w:val="42"/>
    <w:rsid w:val="00930273"/>
    <w:pPr>
      <w:suppressAutoHyphens w:val="0"/>
      <w:jc w:val="both"/>
    </w:pPr>
    <w:rPr>
      <w:rFonts w:eastAsia="Times New Roman"/>
      <w:szCs w:val="20"/>
      <w:lang w:val="en-I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mjx-char">
    <w:name w:val="mjx-char"/>
    <w:basedOn w:val="DefaultParagraphFont"/>
    <w:rsid w:val="00930273"/>
  </w:style>
  <w:style w:type="character" w:customStyle="1" w:styleId="BodyTextChar">
    <w:name w:val="Body Text Char"/>
    <w:basedOn w:val="DefaultParagraphFont"/>
    <w:link w:val="BodyText"/>
    <w:uiPriority w:val="99"/>
    <w:rsid w:val="00930273"/>
    <w:rPr>
      <w:rFonts w:ascii="Arial" w:eastAsia="Arial" w:hAnsi="Arial" w:cs="Arial"/>
      <w:szCs w:val="20"/>
    </w:rPr>
  </w:style>
  <w:style w:type="paragraph" w:customStyle="1" w:styleId="TOC31">
    <w:name w:val="TOC 31"/>
    <w:basedOn w:val="Normal"/>
    <w:next w:val="Normal"/>
    <w:autoRedefine/>
    <w:uiPriority w:val="39"/>
    <w:unhideWhenUsed/>
    <w:rsid w:val="00930273"/>
    <w:pPr>
      <w:widowControl/>
      <w:suppressAutoHyphens w:val="0"/>
      <w:spacing w:line="276" w:lineRule="auto"/>
      <w:ind w:left="400"/>
    </w:pPr>
    <w:rPr>
      <w:rFonts w:ascii="Calibri" w:eastAsia="Times New Roman" w:hAnsi="Calibri" w:cs="Calibri"/>
      <w:sz w:val="20"/>
      <w:szCs w:val="20"/>
      <w:lang w:val="en-IE"/>
    </w:rPr>
  </w:style>
  <w:style w:type="paragraph" w:customStyle="1" w:styleId="TOC41">
    <w:name w:val="TOC 41"/>
    <w:basedOn w:val="Normal"/>
    <w:next w:val="Normal"/>
    <w:autoRedefine/>
    <w:uiPriority w:val="39"/>
    <w:semiHidden/>
    <w:unhideWhenUsed/>
    <w:rsid w:val="00930273"/>
    <w:pPr>
      <w:widowControl/>
      <w:suppressAutoHyphens w:val="0"/>
      <w:spacing w:line="276" w:lineRule="auto"/>
      <w:ind w:left="600"/>
    </w:pPr>
    <w:rPr>
      <w:rFonts w:ascii="Calibri" w:eastAsia="Times New Roman" w:hAnsi="Calibri" w:cs="Calibri"/>
      <w:sz w:val="20"/>
      <w:szCs w:val="20"/>
      <w:lang w:val="en-IE"/>
    </w:rPr>
  </w:style>
  <w:style w:type="paragraph" w:customStyle="1" w:styleId="TOC51">
    <w:name w:val="TOC 51"/>
    <w:basedOn w:val="Normal"/>
    <w:next w:val="Normal"/>
    <w:autoRedefine/>
    <w:uiPriority w:val="39"/>
    <w:semiHidden/>
    <w:unhideWhenUsed/>
    <w:rsid w:val="00930273"/>
    <w:pPr>
      <w:widowControl/>
      <w:suppressAutoHyphens w:val="0"/>
      <w:spacing w:line="276" w:lineRule="auto"/>
      <w:ind w:left="800"/>
    </w:pPr>
    <w:rPr>
      <w:rFonts w:ascii="Calibri" w:eastAsia="Times New Roman" w:hAnsi="Calibri" w:cs="Calibri"/>
      <w:sz w:val="20"/>
      <w:szCs w:val="20"/>
      <w:lang w:val="en-IE"/>
    </w:rPr>
  </w:style>
  <w:style w:type="paragraph" w:customStyle="1" w:styleId="TOC61">
    <w:name w:val="TOC 61"/>
    <w:basedOn w:val="Normal"/>
    <w:next w:val="Normal"/>
    <w:autoRedefine/>
    <w:uiPriority w:val="39"/>
    <w:semiHidden/>
    <w:unhideWhenUsed/>
    <w:rsid w:val="00930273"/>
    <w:pPr>
      <w:widowControl/>
      <w:suppressAutoHyphens w:val="0"/>
      <w:spacing w:line="276" w:lineRule="auto"/>
      <w:ind w:left="1000"/>
    </w:pPr>
    <w:rPr>
      <w:rFonts w:ascii="Calibri" w:eastAsia="Times New Roman" w:hAnsi="Calibri" w:cs="Calibri"/>
      <w:sz w:val="20"/>
      <w:szCs w:val="20"/>
      <w:lang w:val="en-IE"/>
    </w:rPr>
  </w:style>
  <w:style w:type="paragraph" w:customStyle="1" w:styleId="TOC71">
    <w:name w:val="TOC 71"/>
    <w:basedOn w:val="Normal"/>
    <w:next w:val="Normal"/>
    <w:autoRedefine/>
    <w:uiPriority w:val="39"/>
    <w:semiHidden/>
    <w:unhideWhenUsed/>
    <w:rsid w:val="00930273"/>
    <w:pPr>
      <w:widowControl/>
      <w:suppressAutoHyphens w:val="0"/>
      <w:spacing w:line="276" w:lineRule="auto"/>
      <w:ind w:left="1200"/>
    </w:pPr>
    <w:rPr>
      <w:rFonts w:ascii="Calibri" w:eastAsia="Times New Roman" w:hAnsi="Calibri" w:cs="Calibri"/>
      <w:sz w:val="20"/>
      <w:szCs w:val="20"/>
      <w:lang w:val="en-IE"/>
    </w:rPr>
  </w:style>
  <w:style w:type="paragraph" w:customStyle="1" w:styleId="TOC81">
    <w:name w:val="TOC 81"/>
    <w:basedOn w:val="Normal"/>
    <w:next w:val="Normal"/>
    <w:autoRedefine/>
    <w:uiPriority w:val="39"/>
    <w:semiHidden/>
    <w:unhideWhenUsed/>
    <w:rsid w:val="00930273"/>
    <w:pPr>
      <w:widowControl/>
      <w:suppressAutoHyphens w:val="0"/>
      <w:spacing w:line="276" w:lineRule="auto"/>
      <w:ind w:left="1400"/>
    </w:pPr>
    <w:rPr>
      <w:rFonts w:ascii="Calibri" w:eastAsia="Times New Roman" w:hAnsi="Calibri" w:cs="Calibri"/>
      <w:sz w:val="20"/>
      <w:szCs w:val="20"/>
      <w:lang w:val="en-IE"/>
    </w:rPr>
  </w:style>
  <w:style w:type="paragraph" w:customStyle="1" w:styleId="TOC91">
    <w:name w:val="TOC 91"/>
    <w:basedOn w:val="Normal"/>
    <w:next w:val="Normal"/>
    <w:autoRedefine/>
    <w:uiPriority w:val="39"/>
    <w:semiHidden/>
    <w:unhideWhenUsed/>
    <w:rsid w:val="00930273"/>
    <w:pPr>
      <w:widowControl/>
      <w:suppressAutoHyphens w:val="0"/>
      <w:spacing w:line="276" w:lineRule="auto"/>
      <w:ind w:left="1600"/>
    </w:pPr>
    <w:rPr>
      <w:rFonts w:ascii="Calibri" w:eastAsia="Times New Roman" w:hAnsi="Calibri" w:cs="Calibri"/>
      <w:sz w:val="20"/>
      <w:szCs w:val="20"/>
      <w:lang w:val="en-IE"/>
    </w:rPr>
  </w:style>
  <w:style w:type="character" w:customStyle="1" w:styleId="Heading7Char1">
    <w:name w:val="Heading 7 Char1"/>
    <w:basedOn w:val="DefaultParagraphFont"/>
    <w:uiPriority w:val="9"/>
    <w:semiHidden/>
    <w:rsid w:val="00930273"/>
    <w:rPr>
      <w:rFonts w:asciiTheme="majorHAnsi" w:eastAsiaTheme="majorEastAsia" w:hAnsiTheme="majorHAnsi" w:cstheme="majorBidi"/>
      <w:i/>
      <w:iCs/>
      <w:color w:val="243F60" w:themeColor="accent1" w:themeShade="7F"/>
      <w:sz w:val="22"/>
    </w:rPr>
  </w:style>
  <w:style w:type="character" w:customStyle="1" w:styleId="Heading8Char1">
    <w:name w:val="Heading 8 Char1"/>
    <w:basedOn w:val="DefaultParagraphFont"/>
    <w:uiPriority w:val="9"/>
    <w:semiHidden/>
    <w:rsid w:val="00930273"/>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930273"/>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930273"/>
    <w:pPr>
      <w:numPr>
        <w:ilvl w:val="1"/>
      </w:numPr>
      <w:spacing w:after="160"/>
    </w:pPr>
    <w:rPr>
      <w:rFonts w:ascii="Calibri Light" w:eastAsia="Times New Roman" w:hAnsi="Calibri Light" w:cs="Times New Roman"/>
      <w:sz w:val="20"/>
    </w:rPr>
  </w:style>
  <w:style w:type="character" w:customStyle="1" w:styleId="SubtitleChar1">
    <w:name w:val="Subtitle Char1"/>
    <w:basedOn w:val="DefaultParagraphFont"/>
    <w:uiPriority w:val="11"/>
    <w:rsid w:val="00930273"/>
    <w:rPr>
      <w:rFonts w:eastAsiaTheme="minorEastAsia"/>
      <w:color w:val="5A5A5A" w:themeColor="text1" w:themeTint="A5"/>
      <w:spacing w:val="15"/>
      <w:sz w:val="22"/>
    </w:rPr>
  </w:style>
  <w:style w:type="character" w:styleId="Strong">
    <w:name w:val="Strong"/>
    <w:basedOn w:val="DefaultParagraphFont"/>
    <w:uiPriority w:val="22"/>
    <w:qFormat/>
    <w:rsid w:val="00930273"/>
    <w:rPr>
      <w:b/>
      <w:bCs/>
    </w:rPr>
  </w:style>
  <w:style w:type="paragraph" w:styleId="IntenseQuote">
    <w:name w:val="Intense Quote"/>
    <w:basedOn w:val="Normal"/>
    <w:next w:val="Normal"/>
    <w:link w:val="IntenseQuoteChar"/>
    <w:uiPriority w:val="30"/>
    <w:qFormat/>
    <w:rsid w:val="0093027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b/>
      <w:i/>
      <w:color w:val="FFFFFF"/>
      <w:sz w:val="20"/>
    </w:rPr>
  </w:style>
  <w:style w:type="character" w:customStyle="1" w:styleId="IntenseQuoteChar1">
    <w:name w:val="Intense Quote Char1"/>
    <w:basedOn w:val="DefaultParagraphFont"/>
    <w:uiPriority w:val="30"/>
    <w:rsid w:val="00930273"/>
    <w:rPr>
      <w:rFonts w:ascii="Arial" w:eastAsia="Arial" w:hAnsi="Arial" w:cs="Arial"/>
      <w:i/>
      <w:iCs/>
      <w:color w:val="4F81BD" w:themeColor="accent1"/>
      <w:sz w:val="22"/>
    </w:rPr>
  </w:style>
  <w:style w:type="character" w:styleId="IntenseEmphasis">
    <w:name w:val="Intense Emphasis"/>
    <w:basedOn w:val="DefaultParagraphFont"/>
    <w:uiPriority w:val="21"/>
    <w:qFormat/>
    <w:rsid w:val="00930273"/>
    <w:rPr>
      <w:i/>
      <w:iCs/>
      <w:color w:val="4F81BD" w:themeColor="accent1"/>
    </w:rPr>
  </w:style>
  <w:style w:type="character" w:styleId="BookTitle">
    <w:name w:val="Book Title"/>
    <w:basedOn w:val="DefaultParagraphFont"/>
    <w:uiPriority w:val="33"/>
    <w:qFormat/>
    <w:rsid w:val="00930273"/>
    <w:rPr>
      <w:b/>
      <w:bCs/>
      <w:i/>
      <w:iCs/>
      <w:spacing w:val="5"/>
    </w:rPr>
  </w:style>
  <w:style w:type="table" w:styleId="TableGridLight">
    <w:name w:val="Grid Table Light"/>
    <w:basedOn w:val="TableNormal"/>
    <w:uiPriority w:val="40"/>
    <w:rsid w:val="009302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302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302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3">
    <w:name w:val="toc 3"/>
    <w:basedOn w:val="Normal"/>
    <w:next w:val="Normal"/>
    <w:autoRedefine/>
    <w:uiPriority w:val="39"/>
    <w:unhideWhenUsed/>
    <w:rsid w:val="00930273"/>
    <w:pPr>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930273"/>
    <w:pPr>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930273"/>
    <w:pPr>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930273"/>
    <w:pPr>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930273"/>
    <w:pPr>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930273"/>
    <w:pPr>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930273"/>
    <w:pPr>
      <w:ind w:left="1540"/>
    </w:pPr>
    <w:rPr>
      <w:rFonts w:asciiTheme="minorHAnsi" w:hAnsiTheme="minorHAnsi" w:cstheme="minorHAnsi"/>
      <w:sz w:val="20"/>
      <w:szCs w:val="20"/>
    </w:rPr>
  </w:style>
  <w:style w:type="paragraph" w:styleId="Date">
    <w:name w:val="Date"/>
    <w:basedOn w:val="Normal"/>
    <w:next w:val="Normal"/>
    <w:link w:val="DateChar"/>
    <w:uiPriority w:val="99"/>
    <w:semiHidden/>
    <w:unhideWhenUsed/>
    <w:rsid w:val="004304FE"/>
  </w:style>
  <w:style w:type="character" w:customStyle="1" w:styleId="DateChar">
    <w:name w:val="Date Char"/>
    <w:basedOn w:val="DefaultParagraphFont"/>
    <w:link w:val="Date"/>
    <w:uiPriority w:val="99"/>
    <w:semiHidden/>
    <w:rsid w:val="004304FE"/>
    <w:rPr>
      <w:rFonts w:ascii="Arial" w:eastAsia="Arial" w:hAnsi="Arial" w:cs="Arial"/>
      <w:sz w:val="22"/>
    </w:rPr>
  </w:style>
  <w:style w:type="character" w:styleId="CommentReference">
    <w:name w:val="annotation reference"/>
    <w:basedOn w:val="DefaultParagraphFont"/>
    <w:uiPriority w:val="99"/>
    <w:semiHidden/>
    <w:unhideWhenUsed/>
    <w:rsid w:val="004E58DD"/>
    <w:rPr>
      <w:sz w:val="16"/>
      <w:szCs w:val="16"/>
    </w:rPr>
  </w:style>
  <w:style w:type="paragraph" w:styleId="CommentText">
    <w:name w:val="annotation text"/>
    <w:basedOn w:val="Normal"/>
    <w:link w:val="CommentTextChar"/>
    <w:uiPriority w:val="99"/>
    <w:semiHidden/>
    <w:unhideWhenUsed/>
    <w:rsid w:val="004E58DD"/>
    <w:rPr>
      <w:sz w:val="20"/>
      <w:szCs w:val="20"/>
    </w:rPr>
  </w:style>
  <w:style w:type="character" w:customStyle="1" w:styleId="CommentTextChar">
    <w:name w:val="Comment Text Char"/>
    <w:basedOn w:val="DefaultParagraphFont"/>
    <w:link w:val="CommentText"/>
    <w:uiPriority w:val="99"/>
    <w:semiHidden/>
    <w:rsid w:val="004E58DD"/>
    <w:rPr>
      <w:rFonts w:ascii="Arial" w:eastAsia="Arial" w:hAnsi="Arial" w:cs="Arial"/>
      <w:szCs w:val="20"/>
    </w:rPr>
  </w:style>
  <w:style w:type="paragraph" w:styleId="CommentSubject">
    <w:name w:val="annotation subject"/>
    <w:basedOn w:val="CommentText"/>
    <w:next w:val="CommentText"/>
    <w:link w:val="CommentSubjectChar"/>
    <w:uiPriority w:val="99"/>
    <w:semiHidden/>
    <w:unhideWhenUsed/>
    <w:rsid w:val="004E58DD"/>
    <w:rPr>
      <w:b/>
      <w:bCs/>
    </w:rPr>
  </w:style>
  <w:style w:type="character" w:customStyle="1" w:styleId="CommentSubjectChar">
    <w:name w:val="Comment Subject Char"/>
    <w:basedOn w:val="CommentTextChar"/>
    <w:link w:val="CommentSubject"/>
    <w:uiPriority w:val="99"/>
    <w:semiHidden/>
    <w:rsid w:val="004E58DD"/>
    <w:rPr>
      <w:rFonts w:ascii="Arial" w:eastAsia="Arial" w:hAnsi="Arial" w:cs="Arial"/>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1623">
      <w:bodyDiv w:val="1"/>
      <w:marLeft w:val="0"/>
      <w:marRight w:val="0"/>
      <w:marTop w:val="0"/>
      <w:marBottom w:val="0"/>
      <w:divBdr>
        <w:top w:val="none" w:sz="0" w:space="0" w:color="auto"/>
        <w:left w:val="none" w:sz="0" w:space="0" w:color="auto"/>
        <w:bottom w:val="none" w:sz="0" w:space="0" w:color="auto"/>
        <w:right w:val="none" w:sz="0" w:space="0" w:color="auto"/>
      </w:divBdr>
    </w:div>
    <w:div w:id="243538544">
      <w:bodyDiv w:val="1"/>
      <w:marLeft w:val="0"/>
      <w:marRight w:val="0"/>
      <w:marTop w:val="0"/>
      <w:marBottom w:val="0"/>
      <w:divBdr>
        <w:top w:val="none" w:sz="0" w:space="0" w:color="auto"/>
        <w:left w:val="none" w:sz="0" w:space="0" w:color="auto"/>
        <w:bottom w:val="none" w:sz="0" w:space="0" w:color="auto"/>
        <w:right w:val="none" w:sz="0" w:space="0" w:color="auto"/>
      </w:divBdr>
    </w:div>
    <w:div w:id="374234280">
      <w:bodyDiv w:val="1"/>
      <w:marLeft w:val="0"/>
      <w:marRight w:val="0"/>
      <w:marTop w:val="0"/>
      <w:marBottom w:val="0"/>
      <w:divBdr>
        <w:top w:val="none" w:sz="0" w:space="0" w:color="auto"/>
        <w:left w:val="none" w:sz="0" w:space="0" w:color="auto"/>
        <w:bottom w:val="none" w:sz="0" w:space="0" w:color="auto"/>
        <w:right w:val="none" w:sz="0" w:space="0" w:color="auto"/>
      </w:divBdr>
    </w:div>
    <w:div w:id="673143394">
      <w:bodyDiv w:val="1"/>
      <w:marLeft w:val="0"/>
      <w:marRight w:val="0"/>
      <w:marTop w:val="0"/>
      <w:marBottom w:val="0"/>
      <w:divBdr>
        <w:top w:val="none" w:sz="0" w:space="0" w:color="auto"/>
        <w:left w:val="none" w:sz="0" w:space="0" w:color="auto"/>
        <w:bottom w:val="none" w:sz="0" w:space="0" w:color="auto"/>
        <w:right w:val="none" w:sz="0" w:space="0" w:color="auto"/>
      </w:divBdr>
    </w:div>
    <w:div w:id="1218054692">
      <w:bodyDiv w:val="1"/>
      <w:marLeft w:val="0"/>
      <w:marRight w:val="0"/>
      <w:marTop w:val="0"/>
      <w:marBottom w:val="0"/>
      <w:divBdr>
        <w:top w:val="none" w:sz="0" w:space="0" w:color="auto"/>
        <w:left w:val="none" w:sz="0" w:space="0" w:color="auto"/>
        <w:bottom w:val="none" w:sz="0" w:space="0" w:color="auto"/>
        <w:right w:val="none" w:sz="0" w:space="0" w:color="auto"/>
      </w:divBdr>
    </w:div>
    <w:div w:id="14318553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34" Type="http://schemas.microsoft.com/office/2007/relationships/hdphoto" Target="media/hdphoto2.wdp"/><Relationship Id="rId7" Type="http://schemas.openxmlformats.org/officeDocument/2006/relationships/endnotes" Target="endnotes.xml"/><Relationship Id="rId12" Type="http://schemas.openxmlformats.org/officeDocument/2006/relationships/header" Target="header1.xml"/><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3.xml"/><Relationship Id="rId2" Type="http://schemas.openxmlformats.org/officeDocument/2006/relationships/numbering" Target="numbering.xml"/><Relationship Id="rId16" Type="http://schemas.microsoft.com/office/2016/09/relationships/commentsIds" Target="commentsIds.xml"/><Relationship Id="rId20" Type="http://schemas.microsoft.com/office/2007/relationships/hdphoto" Target="media/hdphoto1.wdp"/><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cd-ie.libguides.com/plagiarism/ready-steady-write"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0.jpeg"/><Relationship Id="rId40"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www.tcd.ie/calendar"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Lyo22</b:Tag>
    <b:SourceType>Report</b:SourceType>
    <b:Guid>{0850F3B0-DFC6-2845-81B2-59C89DEA54AF}</b:Guid>
    <b:Author>
      <b:Author>
        <b:Corporate>Daft.ie</b:Corporate>
      </b:Author>
    </b:Author>
    <b:Title>The Daft.ie House Price Report: An analysis of recent trends in the Irish residential sales market 2021 Q4</b:Title>
    <b:Year>2022</b:Year>
    <b:Publisher>Daft.ie</b:Publisher>
    <b:City>Dublin</b:City>
    <b:RefOrder>1</b:RefOrder>
  </b:Source>
  <b:Source>
    <b:Tag>MSC21</b:Tag>
    <b:SourceType>Report</b:SourceType>
    <b:Guid>{A7E9FE92-DCA1-F043-9F78-1A6389ECB8E5}</b:Guid>
    <b:Author>
      <b:Author>
        <b:Corporate>MSCI</b:Corporate>
      </b:Author>
    </b:Author>
    <b:Title>Private Real Estate: Valuation and Sale Price Comparison 2020</b:Title>
    <b:Year>2021</b:Year>
    <b:Publisher>MSCI</b:Publisher>
    <b:RefOrder>2</b:RefOrder>
  </b:Source>
  <b:Source>
    <b:Tag>Pag03</b:Tag>
    <b:SourceType>JournalArticle</b:SourceType>
    <b:Guid>{BEA4100C-5C85-0543-8816-2FA853E8D631}</b:Guid>
    <b:Title>Real Estate Appraisal: A Review of Valuation Methods</b:Title>
    <b:Year>2003</b:Year>
    <b:Author>
      <b:Author>
        <b:NameList>
          <b:Person>
            <b:Last>Pagourtzi</b:Last>
            <b:First>Elli</b:First>
          </b:Person>
          <b:Person>
            <b:Last>Assimakopoulos</b:Last>
            <b:First>Vassilis</b:First>
          </b:Person>
          <b:Person>
            <b:Last>Hatzichristos</b:Last>
            <b:First>Thomas</b:First>
          </b:Person>
          <b:Person>
            <b:Last>French</b:Last>
            <b:First>Nick</b:First>
          </b:Person>
        </b:NameList>
      </b:Author>
    </b:Author>
    <b:JournalName>Journal of Property Investment and Finance</b:JournalName>
    <b:Volume>21</b:Volume>
    <b:Issue>4</b:Issue>
    <b:Pages>383-401</b:Pages>
    <b:RefOrder>3</b:RefOrder>
  </b:Source>
  <b:Source>
    <b:Tag>Kok171</b:Tag>
    <b:SourceType>JournalArticle</b:SourceType>
    <b:Guid>{7E864F75-0D5C-B14C-B1CA-7F08259B7CAC}</b:Guid>
    <b:Author>
      <b:Author>
        <b:NameList>
          <b:Person>
            <b:Last>Kok</b:Last>
            <b:First>Nils</b:First>
          </b:Person>
          <b:Person>
            <b:Last>Koponen</b:Last>
            <b:First>Eija-Leenan</b:First>
          </b:Person>
          <b:Person>
            <b:Last>Martinez-Barbosa</b:Last>
            <b:First>Carmen,</b:First>
            <b:Middle>Adriana</b:Middle>
          </b:Person>
        </b:NameList>
      </b:Author>
    </b:Author>
    <b:Title>Big Data in Real Estate? From Manual Appraisal to Automated Valuation</b:Title>
    <b:JournalName>The Journal of Portfolio Management, Special Real Estate Issue</b:JournalName>
    <b:Year>2017</b:Year>
    <b:Issue>Special Real Estate Issue</b:Issue>
    <b:Pages>202-211</b:Pages>
    <b:RefOrder>4</b:RefOrder>
  </b:Source>
  <b:Source>
    <b:Tag>Eur22</b:Tag>
    <b:SourceType>Report</b:SourceType>
    <b:Guid>{EF82D950-DB0E-DB49-B3B8-93EC768EE4BC}</b:Guid>
    <b:Title>European Standards for Statistical Valuation Methods for Residential Properties</b:Title>
    <b:Year>2022</b:Year>
    <b:Publisher>European AVM Alliance</b:Publisher>
    <b:City>Brussels</b:City>
    <b:Author>
      <b:Author>
        <b:Corporate>European AVM Alliance</b:Corporate>
      </b:Author>
    </b:Author>
    <b:RefOrder>5</b:RefOrder>
  </b:Source>
  <b:Source>
    <b:Tag>Ngu01</b:Tag>
    <b:SourceType>JournalArticle</b:SourceType>
    <b:Guid>{760C6174-BFEB-3B48-AC6D-6E5CFCF3163D}</b:Guid>
    <b:Title>Predicting Housing Value: A Comparison of Multiple Regression Analysis and Artificial Neural Networks</b:Title>
    <b:Year>2001</b:Year>
    <b:Author>
      <b:Author>
        <b:NameList>
          <b:Person>
            <b:Last>Nguyen</b:Last>
            <b:First>Nghiep</b:First>
          </b:Person>
          <b:Person>
            <b:Last>Cripps</b:Last>
            <b:First>Al</b:First>
          </b:Person>
        </b:NameList>
      </b:Author>
    </b:Author>
    <b:JournalName>JRER</b:JournalName>
    <b:Volume>22</b:Volume>
    <b:Issue>3</b:Issue>
    <b:Pages>313-335</b:Pages>
    <b:RefOrder>6</b:RefOrder>
  </b:Source>
  <b:Source>
    <b:Tag>IBM20</b:Tag>
    <b:SourceType>InternetSite</b:SourceType>
    <b:Guid>{A403B453-00E7-FF4C-8380-19289C9B2850}</b:Guid>
    <b:Title>Neural Networks</b:Title>
    <b:Year>2020</b:Year>
    <b:Author>
      <b:Author>
        <b:Corporate>IBM Cloud Education</b:Corporate>
      </b:Author>
    </b:Author>
    <b:URL>https://www.ibm.com/cloud/learn/neural-networks</b:URL>
    <b:YearAccessed>2022</b:YearAccessed>
    <b:MonthAccessed>03</b:MonthAccessed>
    <b:DayAccessed>22</b:DayAccessed>
    <b:RefOrder>7</b:RefOrder>
  </b:Source>
  <b:Source>
    <b:Tag>Wan19</b:Tag>
    <b:SourceType>JournalArticle</b:SourceType>
    <b:Guid>{5A4F610E-BE1E-4E46-B177-D1299AC56AAD}</b:Guid>
    <b:Title>Mass Appraisal Models of Real Estate in the 21st Century: A Systematic Literature Review</b:Title>
    <b:Year>2019</b:Year>
    <b:Author>
      <b:Author>
        <b:NameList>
          <b:Person>
            <b:Last>Wang</b:Last>
            <b:First>Daikun</b:First>
          </b:Person>
          <b:Person>
            <b:Last>Jing-Li</b:Last>
            <b:First>Victor</b:First>
          </b:Person>
        </b:NameList>
      </b:Author>
    </b:Author>
    <b:JournalName>Sustainability</b:JournalName>
    <b:Volume>11</b:Volume>
    <b:Issue>7006</b:Issue>
    <b:Pages>2-14</b:Pages>
    <b:RefOrder>8</b:RefOrder>
  </b:Source>
  <b:Source>
    <b:Tag>McC12</b:Tag>
    <b:SourceType>JournalArticle</b:SourceType>
    <b:Guid>{9FF2E488-C735-9D49-A860-BFB2D1101041}</b:Guid>
    <b:Author>
      <b:Author>
        <b:NameList>
          <b:Person>
            <b:Last>McCluskey</b:Last>
            <b:First>William</b:First>
          </b:Person>
          <b:Person>
            <b:Last>Davis</b:Last>
            <b:First>Peadar</b:First>
          </b:Person>
          <b:Person>
            <b:Last>Haran</b:Last>
            <b:First>Martin</b:First>
          </b:Person>
          <b:Person>
            <b:Last>McCord</b:Last>
            <b:First>Michael</b:First>
          </b:Person>
          <b:Person>
            <b:Last>McIlhatton</b:Last>
            <b:First>David</b:First>
          </b:Person>
        </b:NameList>
      </b:Author>
    </b:Author>
    <b:Title>The potential of artificial neural networks in mass appraisal: the case revisited</b:Title>
    <b:JournalName>Journal of Financial Management of Property and Construction</b:JournalName>
    <b:Year>2012</b:Year>
    <b:Volume>17</b:Volume>
    <b:Issue>3</b:Issue>
    <b:Pages>274-292</b:Pages>
    <b:RefOrder>9</b:RefOrder>
  </b:Source>
  <b:Source>
    <b:Tag>Glo21</b:Tag>
    <b:SourceType>JournalArticle</b:SourceType>
    <b:Guid>{4BCCEE27-4075-F746-B1D7-D9BF65FD01D6}</b:Guid>
    <b:Author>
      <b:Author>
        <b:NameList>
          <b:Person>
            <b:Last>Gloudemans</b:Last>
            <b:First>Robert</b:First>
          </b:Person>
          <b:Person>
            <b:Last>Sanderson</b:Last>
            <b:First>Paul</b:First>
          </b:Person>
        </b:NameList>
      </b:Author>
    </b:Author>
    <b:Title>The Potential of Artificial Intelligence in Property Assessment</b:Title>
    <b:JournalName>Journal of Property Tax Assessment &amp; Administration</b:JournalName>
    <b:Year>2021</b:Year>
    <b:Volume>18</b:Volume>
    <b:Issue>2</b:Issue>
    <b:Pages>87-106</b:Pages>
    <b:RefOrder>10</b:RefOrder>
  </b:Source>
  <b:Source>
    <b:Tag>Die17</b:Tag>
    <b:SourceType>ElectronicSource</b:SourceType>
    <b:Guid>{9D611690-3E38-F042-BDEB-2702B0B7CC1E}</b:Guid>
    <b:Author>
      <b:Author>
        <b:NameList>
          <b:Person>
            <b:Last>Diettrich</b:Last>
            <b:First>Thomas</b:First>
            <b:Middle>G.</b:Middle>
          </b:Person>
        </b:NameList>
      </b:Author>
    </b:Author>
    <b:Title>Ensemble Methods in Machine Learning</b:Title>
    <b:Year>2017</b:Year>
    <b:City>Corvallis</b:City>
    <b:Publisher>Oregon State University</b:Publisher>
    <b:RefOrder>11</b:RefOrder>
  </b:Source>
  <b:Source>
    <b:Tag>McC14</b:Tag>
    <b:SourceType>JournalArticle</b:SourceType>
    <b:Guid>{37EFA557-9756-6E44-A34A-9CA9E738BEA7}</b:Guid>
    <b:Title>Boosted regression trees An application for the mass appraisal of residential property in Malaysia</b:Title>
    <b:Year>2014</b:Year>
    <b:Author>
      <b:Author>
        <b:NameList>
          <b:Person>
            <b:Last>McCluskey</b:Last>
            <b:First>William</b:First>
            <b:Middle>J.</b:Middle>
          </b:Person>
          <b:Person>
            <b:Last>Zulkarnain Daud</b:Last>
            <b:First>Dzurllkanian</b:First>
          </b:Person>
          <b:Person>
            <b:Last>Kamarudin</b:Last>
            <b:First>Norhaya</b:First>
          </b:Person>
        </b:NameList>
      </b:Author>
    </b:Author>
    <b:JournalName>Journal of Financial Management of Property and Construction</b:JournalName>
    <b:Volume>14</b:Volume>
    <b:Issue>2</b:Issue>
    <b:Pages>152-167</b:Pages>
    <b:RefOrder>12</b:RefOrder>
  </b:Source>
  <b:Source>
    <b:Tag>Gud17</b:Tag>
    <b:SourceType>JournalArticle</b:SourceType>
    <b:Guid>{B15694E7-5902-8B4E-844B-25C8A8CD43D9}</b:Guid>
    <b:Title>Data Quality Considerations for Big Data and Machine Learning: Going Beyond Data Cleaning and Transformations</b:Title>
    <b:Year>2017</b:Year>
    <b:Author>
      <b:Author>
        <b:NameList>
          <b:Person>
            <b:Last>Gudivada</b:Last>
            <b:First>Venkat</b:First>
            <b:Middle>N.</b:Middle>
          </b:Person>
          <b:Person>
            <b:Last>Apon</b:Last>
            <b:First>Amy</b:First>
          </b:Person>
          <b:Person>
            <b:Last>Ding</b:Last>
            <b:First>Junhua</b:First>
          </b:Person>
        </b:NameList>
      </b:Author>
    </b:Author>
    <b:JournalName>International Journal on Advances in Software</b:JournalName>
    <b:Volume>10</b:Volume>
    <b:Issue>1</b:Issue>
    <b:Pages>1-20</b:Pages>
    <b:RefOrder>13</b:RefOrder>
  </b:Source>
  <b:Source>
    <b:Tag>CDC22</b:Tag>
    <b:SourceType>DocumentFromInternetSite</b:SourceType>
    <b:Guid>{7A548E87-5D38-F643-A341-A52B033B5F87}</b:Guid>
    <b:Title>The Six Dimensions of EHDI Data Quality Assessmen</b:Title>
    <b:Author>
      <b:Author>
        <b:Corporate>CDC</b:Corporate>
      </b:Author>
    </b:Author>
    <b:URL>https://www.cdc.gov/ncbddd/hearingloss/documents/dataqualityworksheet.pdf</b:URL>
    <b:YearAccessed>2022</b:YearAccessed>
    <b:MonthAccessed>March</b:MonthAccessed>
    <b:DayAccessed>22</b:DayAccessed>
    <b:RefOrder>14</b:RefOrder>
  </b:Source>
  <b:Source>
    <b:Tag>IBM21</b:Tag>
    <b:SourceType>DocumentFromInternetSite</b:SourceType>
    <b:Guid>{ABE5E767-1FFE-4641-B6A7-DF4FA6B77D6B}</b:Guid>
    <b:Title>Structured vs. Unstructured Data: What’s the Difference?</b:Title>
    <b:Year>2021</b:Year>
    <b:Author>
      <b:Author>
        <b:Corporate>IBM Cloud Education</b:Corporate>
      </b:Author>
    </b:Author>
    <b:URL>https://www.ibm.com/cloud/blog/structured-vs-unstructured-data</b:URL>
    <b:Month>June</b:Month>
    <b:Day>29</b:Day>
    <b:YearAccessed>2022</b:YearAccessed>
    <b:MonthAccessed>March</b:MonthAccessed>
    <b:DayAccessed>25</b:DayAccessed>
    <b:RefOrder>15</b:RefOrder>
  </b:Source>
  <b:Source>
    <b:Tag>Man08</b:Tag>
    <b:SourceType>BookSection</b:SourceType>
    <b:Guid>{B0E005DC-3391-0C4A-9063-F84BF875D8D1}</b:Guid>
    <b:Author>
      <b:Author>
        <b:NameList>
          <b:Person>
            <b:Last>Manning</b:Last>
            <b:First>Christopher</b:First>
            <b:Middle>D.</b:Middle>
          </b:Person>
          <b:Person>
            <b:Last>Raghavan</b:Last>
            <b:First>Prabhakar</b:First>
          </b:Person>
          <b:Person>
            <b:Last>Schütze</b:Last>
            <b:First>Hinrich</b:First>
          </b:Person>
        </b:NameList>
      </b:Author>
    </b:Author>
    <b:Title>Stemming and Lemmatization</b:Title>
    <b:Year>2008</b:Year>
    <b:BookTitle>Introduction to Information Retrieval</b:BookTitle>
    <b:Publisher>Cambridge University Press</b:Publisher>
    <b:Pages>32-34</b:Pages>
    <b:RefOrder>4</b:RefOrder>
  </b:Source>
</b:Sources>
</file>

<file path=customXml/itemProps1.xml><?xml version="1.0" encoding="utf-8"?>
<ds:datastoreItem xmlns:ds="http://schemas.openxmlformats.org/officeDocument/2006/customXml" ds:itemID="{CA1A8A2F-7FA8-6D49-989C-0705BCF26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45</Pages>
  <Words>9283</Words>
  <Characters>52915</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Microsoft Word - FYP Report Draft Garry Tiscovschi.docx</vt:lpstr>
    </vt:vector>
  </TitlesOfParts>
  <Company/>
  <LinksUpToDate>false</LinksUpToDate>
  <CharactersWithSpaces>62074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FYP Report Draft Garry Tiscovschi.docx</dc:title>
  <dc:subject/>
  <dc:creator>edti5</dc:creator>
  <dc:description/>
  <cp:lastModifiedBy>Mary Williams</cp:lastModifiedBy>
  <cp:revision>2</cp:revision>
  <dcterms:created xsi:type="dcterms:W3CDTF">2022-04-11T21:44:00Z</dcterms:created>
  <dcterms:modified xsi:type="dcterms:W3CDTF">2022-04-11T21:44:00Z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2021-04-23T00:00:00Z</vt:filetime>
  </property>
  <property fmtid="{D5CDD505-2E9C-101B-9397-08002B2CF9AE}" pid="4" name="DocSecurity">
    <vt:i4>0</vt:i4>
  </property>
  <property fmtid="{D5CDD505-2E9C-101B-9397-08002B2CF9AE}" pid="5" name="HyperlinksChanged">
    <vt:bool>false</vt:bool>
  </property>
  <property fmtid="{D5CDD505-2E9C-101B-9397-08002B2CF9AE}" pid="6" name="LastSaved">
    <vt:filetime>2022-04-07T00:00:00Z</vt:filetime>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